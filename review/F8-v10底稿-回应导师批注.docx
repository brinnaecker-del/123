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7E92C" w14:textId="77777777" w:rsidR="007C4D1F" w:rsidRDefault="009606D0">
      <w:pPr>
        <w:spacing w:before="120" w:after="40"/>
        <w:jc w:val="center"/>
      </w:pPr>
      <w:r>
        <w:rPr>
          <w:rFonts w:eastAsia="黑体"/>
          <w:b/>
          <w:bCs/>
          <w:sz w:val="30"/>
          <w:szCs w:val="30"/>
        </w:rPr>
        <w:t>国家战略功能约束下西藏高质量发展的三元协调评价</w:t>
      </w:r>
    </w:p>
    <w:p w14:paraId="3AF91374" w14:textId="77777777" w:rsidR="007C4D1F" w:rsidRDefault="009606D0">
      <w:pPr>
        <w:spacing w:after="120"/>
        <w:jc w:val="center"/>
      </w:pPr>
      <w:r>
        <w:rPr>
          <w:rFonts w:eastAsia="黑体" w:hint="eastAsia"/>
          <w:b/>
          <w:bCs/>
          <w:sz w:val="24"/>
          <w:szCs w:val="24"/>
        </w:rPr>
        <w:t>——</w:t>
      </w:r>
      <w:r>
        <w:rPr>
          <w:rFonts w:eastAsia="黑体"/>
          <w:b/>
          <w:bCs/>
          <w:sz w:val="24"/>
          <w:szCs w:val="24"/>
        </w:rPr>
        <w:t>基于</w:t>
      </w:r>
      <w:r>
        <w:rPr>
          <w:rFonts w:eastAsia="黑体" w:hint="eastAsia"/>
          <w:b/>
          <w:bCs/>
          <w:sz w:val="24"/>
          <w:szCs w:val="24"/>
        </w:rPr>
        <w:t>“</w:t>
      </w:r>
      <w:r>
        <w:rPr>
          <w:rFonts w:eastAsia="黑体"/>
          <w:b/>
          <w:bCs/>
          <w:sz w:val="24"/>
          <w:szCs w:val="24"/>
        </w:rPr>
        <w:t>安全</w:t>
      </w:r>
      <w:r>
        <w:rPr>
          <w:rFonts w:eastAsia="黑体" w:hint="eastAsia"/>
          <w:b/>
          <w:bCs/>
          <w:sz w:val="24"/>
          <w:szCs w:val="24"/>
        </w:rPr>
        <w:t>—</w:t>
      </w:r>
      <w:r>
        <w:rPr>
          <w:rFonts w:eastAsia="黑体"/>
          <w:b/>
          <w:bCs/>
          <w:sz w:val="24"/>
          <w:szCs w:val="24"/>
        </w:rPr>
        <w:t>发展</w:t>
      </w:r>
      <w:r>
        <w:rPr>
          <w:rFonts w:eastAsia="黑体" w:hint="eastAsia"/>
          <w:b/>
          <w:bCs/>
          <w:sz w:val="24"/>
          <w:szCs w:val="24"/>
        </w:rPr>
        <w:t>—</w:t>
      </w:r>
      <w:r>
        <w:rPr>
          <w:rFonts w:eastAsia="黑体"/>
          <w:b/>
          <w:bCs/>
          <w:sz w:val="24"/>
          <w:szCs w:val="24"/>
        </w:rPr>
        <w:t>生态</w:t>
      </w:r>
      <w:r>
        <w:rPr>
          <w:rFonts w:eastAsia="黑体" w:hint="eastAsia"/>
          <w:b/>
          <w:bCs/>
          <w:sz w:val="24"/>
          <w:szCs w:val="24"/>
        </w:rPr>
        <w:t>”</w:t>
      </w:r>
      <w:r>
        <w:rPr>
          <w:rFonts w:eastAsia="黑体"/>
          <w:b/>
          <w:bCs/>
          <w:sz w:val="24"/>
          <w:szCs w:val="24"/>
        </w:rPr>
        <w:t>的测度</w:t>
      </w:r>
    </w:p>
    <w:p w14:paraId="006C1426" w14:textId="77777777" w:rsidR="007C4D1F" w:rsidRDefault="009606D0">
      <w:pPr>
        <w:spacing w:after="200"/>
        <w:jc w:val="center"/>
      </w:pPr>
      <w:r>
        <w:rPr>
          <w:rFonts w:hint="eastAsia"/>
        </w:rPr>
        <w:t>巩艳红　王展鹏　赵子欢</w:t>
      </w:r>
    </w:p>
    <w:p w14:paraId="4D4DA276" w14:textId="77777777" w:rsidR="007C4D1F" w:rsidRDefault="009606D0">
      <w:pPr>
        <w:spacing w:after="200"/>
        <w:jc w:val="center"/>
      </w:pPr>
      <w:r>
        <w:t>（</w:t>
      </w:r>
      <w:r>
        <w:rPr>
          <w:rFonts w:hint="eastAsia"/>
        </w:rPr>
        <w:t xml:space="preserve">西藏大学财经学院　西藏拉萨　</w:t>
      </w:r>
      <w:r>
        <w:rPr>
          <w:rFonts w:hint="eastAsia"/>
        </w:rPr>
        <w:t>850000</w:t>
      </w:r>
      <w:r>
        <w:t>）</w:t>
      </w:r>
      <w:r>
        <w:rPr>
          <w:vertAlign w:val="superscript"/>
        </w:rPr>
        <w:footnoteReference w:id="1"/>
      </w:r>
    </w:p>
    <w:p w14:paraId="365E6C99" w14:textId="1AAF996E" w:rsidR="007C4D1F" w:rsidRDefault="009606D0" w:rsidP="00DB59BB">
      <w:pPr>
        <w:spacing w:after="60"/>
        <w:ind w:firstLine="420"/>
        <w:jc w:val="both"/>
        <w:rPr>
          <w:sz w:val="18"/>
          <w:szCs w:val="18"/>
        </w:rPr>
      </w:pPr>
      <w:r>
        <w:rPr>
          <w:rFonts w:eastAsia="黑体"/>
          <w:b/>
          <w:bCs/>
        </w:rPr>
        <w:t xml:space="preserve">摘要　</w:t>
      </w:r>
      <w:r>
        <w:rPr>
          <w:sz w:val="18"/>
          <w:szCs w:val="18"/>
        </w:rPr>
        <w:t>西藏同时承担国家生态安全屏障、边疆安全屏障和高原经济高质量发展先行区建设等多重战略功能，以经济绩效为主的通用框架难以充分反映其</w:t>
      </w:r>
      <w:del w:id="0" w:author="glora" w:date="2026-09-24T14:06:00Z">
        <w:r>
          <w:rPr>
            <w:sz w:val="18"/>
            <w:szCs w:val="18"/>
          </w:rPr>
          <w:delText>履行</w:delText>
        </w:r>
      </w:del>
      <w:ins w:id="1" w:author="glora" w:date="2026-09-24T14:06:00Z">
        <w:r>
          <w:rPr>
            <w:rFonts w:hint="eastAsia"/>
            <w:sz w:val="18"/>
            <w:szCs w:val="18"/>
          </w:rPr>
          <w:t>发展</w:t>
        </w:r>
      </w:ins>
      <w:r>
        <w:rPr>
          <w:sz w:val="18"/>
          <w:szCs w:val="18"/>
        </w:rPr>
        <w:t>状况。本文以新时代党的治藏方略</w:t>
      </w:r>
      <w:r>
        <w:rPr>
          <w:rFonts w:hint="eastAsia"/>
          <w:sz w:val="18"/>
          <w:szCs w:val="18"/>
        </w:rPr>
        <w:t>“</w:t>
      </w:r>
      <w:r>
        <w:rPr>
          <w:sz w:val="18"/>
          <w:szCs w:val="18"/>
        </w:rPr>
        <w:t>四件大事</w:t>
      </w:r>
      <w:r>
        <w:rPr>
          <w:rFonts w:hint="eastAsia"/>
          <w:sz w:val="18"/>
          <w:szCs w:val="18"/>
        </w:rPr>
        <w:t>”</w:t>
      </w:r>
      <w:r>
        <w:rPr>
          <w:sz w:val="18"/>
          <w:szCs w:val="18"/>
        </w:rPr>
        <w:t>为学理起点，构建</w:t>
      </w:r>
      <w:r>
        <w:rPr>
          <w:rFonts w:hint="eastAsia"/>
          <w:sz w:val="18"/>
          <w:szCs w:val="18"/>
        </w:rPr>
        <w:t>“</w:t>
      </w:r>
      <w:r>
        <w:rPr>
          <w:sz w:val="18"/>
          <w:szCs w:val="18"/>
        </w:rPr>
        <w:t>安全</w:t>
      </w:r>
      <w:r>
        <w:rPr>
          <w:rFonts w:hint="eastAsia"/>
          <w:sz w:val="18"/>
          <w:szCs w:val="18"/>
        </w:rPr>
        <w:t>—</w:t>
      </w:r>
      <w:r>
        <w:rPr>
          <w:sz w:val="18"/>
          <w:szCs w:val="18"/>
        </w:rPr>
        <w:t>发展</w:t>
      </w:r>
      <w:r>
        <w:rPr>
          <w:rFonts w:hint="eastAsia"/>
          <w:sz w:val="18"/>
          <w:szCs w:val="18"/>
        </w:rPr>
        <w:t>—</w:t>
      </w:r>
      <w:r>
        <w:rPr>
          <w:sz w:val="18"/>
          <w:szCs w:val="18"/>
        </w:rPr>
        <w:t>生态</w:t>
      </w:r>
      <w:r>
        <w:rPr>
          <w:rFonts w:hint="eastAsia"/>
          <w:sz w:val="18"/>
          <w:szCs w:val="18"/>
        </w:rPr>
        <w:t>”</w:t>
      </w:r>
      <w:r>
        <w:rPr>
          <w:sz w:val="18"/>
          <w:szCs w:val="18"/>
        </w:rPr>
        <w:t>三元评价框架，</w:t>
      </w:r>
      <w:del w:id="2" w:author="zhanpeng wang" w:date="2026-09-24T16:54:00Z" w16du:dateUtc="2026-09-24T08:54:00Z">
        <w:r w:rsidDel="00DB59BB">
          <w:rPr>
            <w:sz w:val="18"/>
            <w:szCs w:val="18"/>
          </w:rPr>
          <w:delText>将安全界定为由地方财力、城乡收入差距、民生兜底与社会保障覆盖四项制度性条件支撑的独立子系统，与发展、生态并列。</w:delText>
        </w:r>
      </w:del>
      <w:ins w:id="3" w:author="zhanpeng wang" w:date="2026-09-24T16:54:00Z">
        <w:r w:rsidR="00DB59BB" w:rsidRPr="00DB59BB">
          <w:rPr>
            <w:sz w:val="18"/>
            <w:szCs w:val="18"/>
          </w:rPr>
          <w:t>分别以</w:t>
        </w:r>
        <w:r w:rsidR="00DB59BB" w:rsidRPr="00DB59BB">
          <w:rPr>
            <w:sz w:val="18"/>
            <w:szCs w:val="18"/>
          </w:rPr>
          <w:t>4</w:t>
        </w:r>
        <w:r w:rsidR="00DB59BB" w:rsidRPr="00DB59BB">
          <w:rPr>
            <w:sz w:val="18"/>
            <w:szCs w:val="18"/>
          </w:rPr>
          <w:t>项、</w:t>
        </w:r>
        <w:r w:rsidR="00DB59BB" w:rsidRPr="00DB59BB">
          <w:rPr>
            <w:sz w:val="18"/>
            <w:szCs w:val="18"/>
          </w:rPr>
          <w:t>5</w:t>
        </w:r>
        <w:r w:rsidR="00DB59BB" w:rsidRPr="00DB59BB">
          <w:rPr>
            <w:sz w:val="18"/>
            <w:szCs w:val="18"/>
          </w:rPr>
          <w:t>项、</w:t>
        </w:r>
        <w:r w:rsidR="00DB59BB" w:rsidRPr="00DB59BB">
          <w:rPr>
            <w:sz w:val="18"/>
            <w:szCs w:val="18"/>
          </w:rPr>
          <w:t>4</w:t>
        </w:r>
        <w:r w:rsidR="00DB59BB" w:rsidRPr="00DB59BB">
          <w:rPr>
            <w:sz w:val="18"/>
            <w:szCs w:val="18"/>
          </w:rPr>
          <w:t>项指标刻画边疆安全屏障的维系条件、高原经济的发展成效与生态安全屏障的守护程度。</w:t>
        </w:r>
      </w:ins>
      <w:r>
        <w:rPr>
          <w:sz w:val="18"/>
          <w:szCs w:val="18"/>
        </w:rPr>
        <w:t>采用固定基准标准化与失衡惩罚型协调指数（</w:t>
      </w:r>
      <w:r>
        <w:rPr>
          <w:sz w:val="18"/>
          <w:szCs w:val="18"/>
        </w:rPr>
        <w:t>MPI</w:t>
      </w:r>
      <w:r>
        <w:rPr>
          <w:sz w:val="18"/>
          <w:szCs w:val="18"/>
        </w:rPr>
        <w:t>）测度</w:t>
      </w:r>
      <w:r>
        <w:rPr>
          <w:sz w:val="18"/>
          <w:szCs w:val="18"/>
        </w:rPr>
        <w:t>2016</w:t>
      </w:r>
      <w:r>
        <w:rPr>
          <w:rFonts w:hint="eastAsia"/>
          <w:sz w:val="18"/>
          <w:szCs w:val="18"/>
        </w:rPr>
        <w:t>—</w:t>
      </w:r>
      <w:r>
        <w:rPr>
          <w:sz w:val="18"/>
          <w:szCs w:val="18"/>
        </w:rPr>
        <w:t>2025</w:t>
      </w:r>
      <w:r>
        <w:rPr>
          <w:sz w:val="18"/>
          <w:szCs w:val="18"/>
        </w:rPr>
        <w:t>年西藏三元协调</w:t>
      </w:r>
      <w:ins w:id="4" w:author="glora" w:date="2026-09-24T14:07:00Z">
        <w:r>
          <w:rPr>
            <w:rFonts w:hint="eastAsia"/>
            <w:sz w:val="18"/>
            <w:szCs w:val="18"/>
          </w:rPr>
          <w:t>高质</w:t>
        </w:r>
      </w:ins>
      <w:ins w:id="5" w:author="glora" w:date="2026-09-24T14:09:00Z">
        <w:r>
          <w:rPr>
            <w:rFonts w:hint="eastAsia"/>
            <w:sz w:val="18"/>
            <w:szCs w:val="18"/>
          </w:rPr>
          <w:t>量</w:t>
        </w:r>
      </w:ins>
      <w:ins w:id="6" w:author="glora" w:date="2026-09-24T14:07:00Z">
        <w:r>
          <w:rPr>
            <w:rFonts w:hint="eastAsia"/>
            <w:sz w:val="18"/>
            <w:szCs w:val="18"/>
          </w:rPr>
          <w:t>发展</w:t>
        </w:r>
      </w:ins>
      <w:r>
        <w:rPr>
          <w:sz w:val="18"/>
          <w:szCs w:val="18"/>
        </w:rPr>
        <w:t>状</w:t>
      </w:r>
      <w:ins w:id="7" w:author="glora" w:date="2026-09-24T14:10:00Z">
        <w:r>
          <w:rPr>
            <w:rFonts w:hint="eastAsia"/>
            <w:sz w:val="18"/>
            <w:szCs w:val="18"/>
          </w:rPr>
          <w:t>况</w:t>
        </w:r>
      </w:ins>
      <w:del w:id="8" w:author="glora" w:date="2026-09-24T14:09:00Z">
        <w:r>
          <w:rPr>
            <w:sz w:val="18"/>
            <w:szCs w:val="18"/>
          </w:rPr>
          <w:delText>态</w:delText>
        </w:r>
      </w:del>
      <w:r>
        <w:rPr>
          <w:sz w:val="18"/>
          <w:szCs w:val="18"/>
        </w:rPr>
        <w:t>。研究发现</w:t>
      </w:r>
      <w:commentRangeStart w:id="9"/>
      <w:commentRangeEnd w:id="9"/>
      <w:r w:rsidR="00461ED9">
        <w:rPr>
          <w:rStyle w:val="af2"/>
          <w:sz w:val="18"/>
          <w:szCs w:val="18"/>
        </w:rPr>
        <w:commentReference w:id="9"/>
      </w:r>
      <w:r>
        <w:rPr>
          <w:sz w:val="18"/>
          <w:szCs w:val="18"/>
        </w:rPr>
        <w:t>：（</w:t>
      </w:r>
      <w:r>
        <w:rPr>
          <w:sz w:val="18"/>
          <w:szCs w:val="18"/>
        </w:rPr>
        <w:t>1</w:t>
      </w:r>
      <w:r>
        <w:rPr>
          <w:sz w:val="18"/>
          <w:szCs w:val="18"/>
        </w:rPr>
        <w:t>）三个子系统综合指数总体上升，</w:t>
      </w:r>
      <w:r>
        <w:rPr>
          <w:sz w:val="18"/>
          <w:szCs w:val="18"/>
        </w:rPr>
        <w:t>MPI</w:t>
      </w:r>
      <w:r>
        <w:rPr>
          <w:sz w:val="18"/>
          <w:szCs w:val="18"/>
        </w:rPr>
        <w:t>由</w:t>
      </w:r>
      <w:r>
        <w:rPr>
          <w:sz w:val="18"/>
          <w:szCs w:val="18"/>
        </w:rPr>
        <w:t>0.393</w:t>
      </w:r>
      <w:r>
        <w:rPr>
          <w:sz w:val="18"/>
          <w:szCs w:val="18"/>
        </w:rPr>
        <w:t>提高至</w:t>
      </w:r>
      <w:r>
        <w:rPr>
          <w:sz w:val="18"/>
          <w:szCs w:val="18"/>
        </w:rPr>
        <w:t>0.754</w:t>
      </w:r>
      <w:r>
        <w:rPr>
          <w:sz w:val="18"/>
          <w:szCs w:val="18"/>
        </w:rPr>
        <w:t>，</w:t>
      </w:r>
      <w:del w:id="10" w:author="zhanpeng wang" w:date="2026-09-24T16:55:00Z" w16du:dateUtc="2026-09-24T08:55:00Z">
        <w:r w:rsidDel="00DB59BB">
          <w:rPr>
            <w:sz w:val="18"/>
            <w:szCs w:val="18"/>
          </w:rPr>
          <w:delText>三元协调状态整体改善</w:delText>
        </w:r>
      </w:del>
      <w:r>
        <w:rPr>
          <w:sz w:val="18"/>
          <w:szCs w:val="18"/>
        </w:rPr>
        <w:t>；</w:t>
      </w:r>
      <w:ins w:id="11" w:author="zhanpeng wang" w:date="2026-09-24T17:48:00Z" w16du:dateUtc="2026-09-24T09:48:00Z">
        <w:r w:rsidR="00461ED9" w:rsidRPr="00461ED9">
          <w:rPr>
            <w:sz w:val="18"/>
            <w:szCs w:val="18"/>
          </w:rPr>
          <w:t>统筹推进</w:t>
        </w:r>
        <w:r w:rsidR="00461ED9" w:rsidRPr="00461ED9">
          <w:rPr>
            <w:sz w:val="18"/>
            <w:szCs w:val="18"/>
          </w:rPr>
          <w:t>“</w:t>
        </w:r>
        <w:r w:rsidR="00461ED9" w:rsidRPr="00461ED9">
          <w:rPr>
            <w:sz w:val="18"/>
            <w:szCs w:val="18"/>
          </w:rPr>
          <w:t>四件大事</w:t>
        </w:r>
        <w:r w:rsidR="00461ED9" w:rsidRPr="00461ED9">
          <w:rPr>
            <w:sz w:val="18"/>
            <w:szCs w:val="18"/>
          </w:rPr>
          <w:t>”</w:t>
        </w:r>
        <w:r w:rsidR="00461ED9" w:rsidRPr="00461ED9">
          <w:rPr>
            <w:sz w:val="18"/>
            <w:szCs w:val="18"/>
          </w:rPr>
          <w:t>的成效在测度上得到体现</w:t>
        </w:r>
      </w:ins>
      <w:ins w:id="12" w:author="zhanpeng wang" w:date="2026-09-24T16:55:00Z">
        <w:r w:rsidR="00DB59BB" w:rsidRPr="00DB59BB">
          <w:rPr>
            <w:sz w:val="18"/>
            <w:szCs w:val="18"/>
          </w:rPr>
          <w:t>；</w:t>
        </w:r>
      </w:ins>
      <w:r>
        <w:rPr>
          <w:sz w:val="18"/>
          <w:szCs w:val="18"/>
        </w:rPr>
        <w:t>（</w:t>
      </w:r>
      <w:r>
        <w:rPr>
          <w:sz w:val="18"/>
          <w:szCs w:val="18"/>
        </w:rPr>
        <w:t>2</w:t>
      </w:r>
      <w:r>
        <w:rPr>
          <w:sz w:val="18"/>
          <w:szCs w:val="18"/>
        </w:rPr>
        <w:t>）协调短板具有阶段性变化特征，</w:t>
      </w:r>
      <w:r>
        <w:rPr>
          <w:sz w:val="18"/>
          <w:szCs w:val="18"/>
        </w:rPr>
        <w:t>2016</w:t>
      </w:r>
      <w:r>
        <w:rPr>
          <w:rFonts w:hint="eastAsia"/>
          <w:sz w:val="18"/>
          <w:szCs w:val="18"/>
        </w:rPr>
        <w:t>—</w:t>
      </w:r>
      <w:r>
        <w:rPr>
          <w:sz w:val="18"/>
          <w:szCs w:val="18"/>
        </w:rPr>
        <w:t>2017</w:t>
      </w:r>
      <w:r>
        <w:rPr>
          <w:sz w:val="18"/>
          <w:szCs w:val="18"/>
        </w:rPr>
        <w:t>年主要表现为生态相对滞后，</w:t>
      </w:r>
      <w:r>
        <w:rPr>
          <w:sz w:val="18"/>
          <w:szCs w:val="18"/>
        </w:rPr>
        <w:t>2018</w:t>
      </w:r>
      <w:r>
        <w:rPr>
          <w:rFonts w:hint="eastAsia"/>
          <w:sz w:val="18"/>
          <w:szCs w:val="18"/>
        </w:rPr>
        <w:t>—</w:t>
      </w:r>
      <w:r>
        <w:rPr>
          <w:sz w:val="18"/>
          <w:szCs w:val="18"/>
        </w:rPr>
        <w:t>2022</w:t>
      </w:r>
      <w:r>
        <w:rPr>
          <w:sz w:val="18"/>
          <w:szCs w:val="18"/>
        </w:rPr>
        <w:t>年转为发展相对滞后，这两段判断在多种设定下均稳健；</w:t>
      </w:r>
      <w:r>
        <w:rPr>
          <w:sz w:val="18"/>
          <w:szCs w:val="18"/>
        </w:rPr>
        <w:t>2023</w:t>
      </w:r>
      <w:r>
        <w:rPr>
          <w:rFonts w:hint="eastAsia"/>
          <w:sz w:val="18"/>
          <w:szCs w:val="18"/>
        </w:rPr>
        <w:t>—</w:t>
      </w:r>
      <w:r>
        <w:rPr>
          <w:sz w:val="18"/>
          <w:szCs w:val="18"/>
        </w:rPr>
        <w:t>2025</w:t>
      </w:r>
      <w:r>
        <w:rPr>
          <w:sz w:val="18"/>
          <w:szCs w:val="18"/>
        </w:rPr>
        <w:t>年安全子系统改善相对趋缓，呈现短板转移的初步迹象</w:t>
      </w:r>
      <w:ins w:id="13" w:author="zhanpeng wang" w:date="2026-09-24T16:56:00Z">
        <w:r w:rsidR="00DB59BB" w:rsidRPr="00DB59BB">
          <w:rPr>
            <w:sz w:val="18"/>
            <w:szCs w:val="18"/>
          </w:rPr>
          <w:t>，提示政策资源投向需随短板所在适时调整</w:t>
        </w:r>
      </w:ins>
      <w:r>
        <w:rPr>
          <w:sz w:val="18"/>
          <w:szCs w:val="18"/>
        </w:rPr>
        <w:t>；（</w:t>
      </w:r>
      <w:r>
        <w:rPr>
          <w:sz w:val="18"/>
          <w:szCs w:val="18"/>
        </w:rPr>
        <w:t>3</w:t>
      </w:r>
      <w:r>
        <w:rPr>
          <w:sz w:val="18"/>
          <w:szCs w:val="18"/>
        </w:rPr>
        <w:t>）</w:t>
      </w:r>
      <w:commentRangeStart w:id="14"/>
      <w:del w:id="15" w:author="zhanpeng wang" w:date="2026-09-24T16:56:00Z" w16du:dateUtc="2026-09-24T08:56:00Z">
        <w:r w:rsidDel="00DB59BB">
          <w:rPr>
            <w:rFonts w:hint="eastAsia"/>
            <w:sz w:val="18"/>
            <w:szCs w:val="18"/>
            <w:highlight w:val="yellow"/>
            <w:rPrChange w:id="16" w:author="glora" w:date="2026-09-24T14:11:00Z">
              <w:rPr>
                <w:rFonts w:hint="eastAsia"/>
                <w:sz w:val="18"/>
                <w:szCs w:val="18"/>
              </w:rPr>
            </w:rPrChange>
          </w:rPr>
          <w:delText>与同指标集的线性加总指数相比，两者走势高度相关（相关系数为</w:delText>
        </w:r>
        <w:r w:rsidDel="00DB59BB">
          <w:rPr>
            <w:sz w:val="18"/>
            <w:szCs w:val="18"/>
            <w:highlight w:val="yellow"/>
            <w:rPrChange w:id="17" w:author="glora" w:date="2026-09-24T14:11:00Z">
              <w:rPr>
                <w:sz w:val="18"/>
                <w:szCs w:val="18"/>
              </w:rPr>
            </w:rPrChange>
          </w:rPr>
          <w:delText>0.979</w:delText>
        </w:r>
        <w:r w:rsidDel="00DB59BB">
          <w:rPr>
            <w:rFonts w:hint="eastAsia"/>
            <w:sz w:val="18"/>
            <w:szCs w:val="18"/>
            <w:highlight w:val="yellow"/>
            <w:rPrChange w:id="18" w:author="glora" w:date="2026-09-24T14:11:00Z">
              <w:rPr>
                <w:rFonts w:hint="eastAsia"/>
                <w:sz w:val="18"/>
                <w:szCs w:val="18"/>
              </w:rPr>
            </w:rPrChange>
          </w:rPr>
          <w:delText>）</w:delText>
        </w:r>
        <w:commentRangeEnd w:id="14"/>
        <w:r w:rsidDel="00DB59BB">
          <w:rPr>
            <w:rStyle w:val="af2"/>
            <w:sz w:val="18"/>
            <w:szCs w:val="18"/>
          </w:rPr>
          <w:commentReference w:id="14"/>
        </w:r>
        <w:r w:rsidDel="00DB59BB">
          <w:rPr>
            <w:sz w:val="18"/>
            <w:szCs w:val="18"/>
          </w:rPr>
          <w:delText>。三元框架的增量价值不在于改变总体趋势判断，而在于将安全单列为独立子系统后能够识别不同功能之间的阶段性相对短板。研究表明，</w:delText>
        </w:r>
      </w:del>
      <w:ins w:id="19" w:author="glora" w:date="2026-09-24T14:12:00Z">
        <w:del w:id="20" w:author="zhanpeng wang" w:date="2026-09-24T16:56:00Z" w16du:dateUtc="2026-09-24T08:56:00Z">
          <w:r w:rsidDel="00DB59BB">
            <w:rPr>
              <w:rFonts w:hint="eastAsia"/>
              <w:sz w:val="18"/>
              <w:szCs w:val="18"/>
            </w:rPr>
            <w:delText>作为</w:delText>
          </w:r>
        </w:del>
      </w:ins>
      <w:del w:id="21" w:author="zhanpeng wang" w:date="2026-09-24T16:56:00Z" w16du:dateUtc="2026-09-24T08:56:00Z">
        <w:r w:rsidDel="00DB59BB">
          <w:rPr>
            <w:sz w:val="18"/>
            <w:szCs w:val="18"/>
          </w:rPr>
          <w:delText>承担特殊战略功能的区域，</w:delText>
        </w:r>
      </w:del>
      <w:ins w:id="22" w:author="glora" w:date="2026-09-24T14:12:00Z">
        <w:del w:id="23" w:author="zhanpeng wang" w:date="2026-09-24T16:56:00Z" w16du:dateUtc="2026-09-24T08:56:00Z">
          <w:r w:rsidDel="00DB59BB">
            <w:rPr>
              <w:rFonts w:hint="eastAsia"/>
              <w:sz w:val="18"/>
              <w:szCs w:val="18"/>
            </w:rPr>
            <w:delText>对西藏</w:delText>
          </w:r>
        </w:del>
      </w:ins>
      <w:del w:id="24" w:author="zhanpeng wang" w:date="2026-09-24T16:56:00Z" w16du:dateUtc="2026-09-24T08:56:00Z">
        <w:r w:rsidDel="00DB59BB">
          <w:rPr>
            <w:sz w:val="18"/>
            <w:szCs w:val="18"/>
          </w:rPr>
          <w:delText>其高质量发展</w:delText>
        </w:r>
      </w:del>
      <w:ins w:id="25" w:author="glora" w:date="2026-09-24T14:12:00Z">
        <w:del w:id="26" w:author="zhanpeng wang" w:date="2026-09-24T16:56:00Z" w16du:dateUtc="2026-09-24T08:56:00Z">
          <w:r w:rsidDel="00DB59BB">
            <w:rPr>
              <w:rFonts w:hint="eastAsia"/>
              <w:sz w:val="18"/>
              <w:szCs w:val="18"/>
            </w:rPr>
            <w:delText>的</w:delText>
          </w:r>
        </w:del>
      </w:ins>
      <w:del w:id="27" w:author="zhanpeng wang" w:date="2026-09-24T16:56:00Z" w16du:dateUtc="2026-09-24T08:56:00Z">
        <w:r w:rsidDel="00DB59BB">
          <w:rPr>
            <w:sz w:val="18"/>
            <w:szCs w:val="18"/>
          </w:rPr>
          <w:delText>评价需要将功能达成纳入评价基准，并从总体水平评价转向功能之间相对短板的动态识别。</w:delText>
        </w:r>
      </w:del>
      <w:ins w:id="28" w:author="zhanpeng wang" w:date="2026-09-24T16:56:00Z">
        <w:r w:rsidR="00DB59BB" w:rsidRPr="00DB59BB">
          <w:rPr>
            <w:sz w:val="18"/>
            <w:szCs w:val="18"/>
          </w:rPr>
          <w:t>以同一组</w:t>
        </w:r>
        <w:r w:rsidR="00DB59BB" w:rsidRPr="00DB59BB">
          <w:rPr>
            <w:sz w:val="18"/>
            <w:szCs w:val="18"/>
          </w:rPr>
          <w:t>13</w:t>
        </w:r>
        <w:r w:rsidR="00DB59BB" w:rsidRPr="00DB59BB">
          <w:rPr>
            <w:sz w:val="18"/>
            <w:szCs w:val="18"/>
          </w:rPr>
          <w:t>项指标按通用的协调、绿色、开放、共享四个维度线性加总作对照，二者走势高度一致（相关系数为</w:t>
        </w:r>
        <w:r w:rsidR="00DB59BB" w:rsidRPr="00DB59BB">
          <w:rPr>
            <w:sz w:val="18"/>
            <w:szCs w:val="18"/>
          </w:rPr>
          <w:t>0.979</w:t>
        </w:r>
        <w:r w:rsidR="00DB59BB" w:rsidRPr="00DB59BB">
          <w:rPr>
            <w:sz w:val="18"/>
            <w:szCs w:val="18"/>
          </w:rPr>
          <w:t>），说明三元框架不改变总体趋势判断，其增量在于按战略功能分组后能够识别不同功能之间的阶段性相对短板，为分阶段确定政策着力点提供依据。据此提出优化服务业结构、畅通生态价值转化通道、稳固民生保障投入和建立短板动态监测机制等建议。</w:t>
        </w:r>
      </w:ins>
    </w:p>
    <w:p w14:paraId="5F7905D1" w14:textId="77777777" w:rsidR="007C4D1F" w:rsidRDefault="009606D0">
      <w:pPr>
        <w:spacing w:after="160"/>
        <w:ind w:firstLine="420"/>
        <w:jc w:val="both"/>
      </w:pPr>
      <w:r>
        <w:rPr>
          <w:rFonts w:eastAsia="黑体"/>
          <w:b/>
          <w:bCs/>
        </w:rPr>
        <w:t xml:space="preserve">关键词　</w:t>
      </w:r>
      <w:r>
        <w:rPr>
          <w:sz w:val="18"/>
          <w:szCs w:val="18"/>
        </w:rPr>
        <w:t>西藏；治藏方略；高质量发展；国家战略功能；三元协调；失衡惩罚型聚合</w:t>
      </w:r>
    </w:p>
    <w:p w14:paraId="15C0352D" w14:textId="77777777" w:rsidR="007C4D1F" w:rsidRDefault="009606D0">
      <w:pPr>
        <w:spacing w:before="260" w:after="120"/>
      </w:pPr>
      <w:r>
        <w:rPr>
          <w:rFonts w:eastAsia="黑体"/>
          <w:b/>
          <w:bCs/>
          <w:sz w:val="28"/>
          <w:szCs w:val="28"/>
        </w:rPr>
        <w:t>一、引言</w:t>
      </w:r>
    </w:p>
    <w:p w14:paraId="09C4B334" w14:textId="77777777" w:rsidR="007C4D1F" w:rsidRDefault="009606D0">
      <w:pPr>
        <w:ind w:firstLine="420"/>
        <w:jc w:val="both"/>
        <w:rPr>
          <w:sz w:val="21"/>
          <w:szCs w:val="21"/>
        </w:rPr>
      </w:pPr>
      <w:r>
        <w:rPr>
          <w:sz w:val="21"/>
          <w:szCs w:val="21"/>
        </w:rPr>
        <w:t>党的二十大把高质量发展确立为全面建设社会主义现代化国家的首要任务。围绕这一任务，学界多以创新、协调、绿色、开放、共享五大发展理念为主线搭建评价指标体系，落脚于增长质量与要素效率的测度</w:t>
      </w:r>
      <w:r>
        <w:rPr>
          <w:sz w:val="21"/>
          <w:szCs w:val="21"/>
          <w:vertAlign w:val="superscript"/>
        </w:rPr>
        <w:t>[1]</w:t>
      </w:r>
      <w:r>
        <w:rPr>
          <w:sz w:val="21"/>
          <w:szCs w:val="21"/>
        </w:rPr>
        <w:t>。这一思路隐含着一个前提，即发展在区域功能中居于主导地位；对大多数地区而言，该前提是成立的。但西藏地处青藏高原腹地，在国家空间分工中同时承担多重国家战略功能，发展并不是其唯一目标</w:t>
      </w:r>
      <w:del w:id="29" w:author="glora" w:date="2026-09-24T14:16:00Z">
        <w:r>
          <w:rPr>
            <w:sz w:val="21"/>
            <w:szCs w:val="21"/>
          </w:rPr>
          <w:delText>，上述前提在这里不成立</w:delText>
        </w:r>
      </w:del>
      <w:r>
        <w:rPr>
          <w:sz w:val="21"/>
          <w:szCs w:val="21"/>
        </w:rPr>
        <w:t>。如果沿用以经济绩效为主的通用框架评价西藏，安全屏障与生态屏障两项功能就被排除在评价范围之外；评价维度覆盖不了区域实际承担的功能，也就难以完整反映西藏的</w:t>
      </w:r>
      <w:del w:id="30" w:author="glora" w:date="2026-09-24T14:19:00Z">
        <w:r>
          <w:rPr>
            <w:sz w:val="21"/>
            <w:szCs w:val="21"/>
          </w:rPr>
          <w:delText>功能达成</w:delText>
        </w:r>
      </w:del>
      <w:ins w:id="31" w:author="glora" w:date="2026-09-24T14:19:00Z">
        <w:r>
          <w:rPr>
            <w:rFonts w:hint="eastAsia"/>
            <w:sz w:val="21"/>
            <w:szCs w:val="21"/>
          </w:rPr>
          <w:t>高质量发展</w:t>
        </w:r>
      </w:ins>
      <w:r>
        <w:rPr>
          <w:sz w:val="21"/>
          <w:szCs w:val="21"/>
        </w:rPr>
        <w:t>。</w:t>
      </w:r>
    </w:p>
    <w:p w14:paraId="5A1B79AD" w14:textId="2A57D60D" w:rsidR="007C4D1F" w:rsidRPr="00DB59BB" w:rsidRDefault="009606D0" w:rsidP="00DB59BB">
      <w:pPr>
        <w:ind w:firstLine="420"/>
        <w:jc w:val="both"/>
        <w:rPr>
          <w:sz w:val="21"/>
          <w:szCs w:val="21"/>
        </w:rPr>
      </w:pPr>
      <w:r>
        <w:rPr>
          <w:sz w:val="21"/>
          <w:szCs w:val="21"/>
        </w:rPr>
        <w:t>西藏在国家发展全局中具有不可替代的战略地位。西藏既是世界屋脊、亚洲水塔和重要的国家生态安全屏障，又是维护国家统一、民族团结与边疆稳固的战略前沿，同时还肩负发展追赶、实现共同富裕的现代化任务</w:t>
      </w:r>
      <w:r>
        <w:rPr>
          <w:sz w:val="21"/>
          <w:szCs w:val="21"/>
          <w:vertAlign w:val="superscript"/>
        </w:rPr>
        <w:t>[2-3]</w:t>
      </w:r>
      <w:r>
        <w:rPr>
          <w:sz w:val="21"/>
          <w:szCs w:val="21"/>
        </w:rPr>
        <w:t>。在西藏，国家安全、生态屏障与经济发展协同并重；既然三者在国家赋予的功能定位中同等重要，评价维度就应当与之一一对应。</w:t>
      </w:r>
      <w:del w:id="32" w:author="zhanpeng wang" w:date="2026-09-24T16:58:00Z" w16du:dateUtc="2026-09-24T08:58:00Z">
        <w:r w:rsidDel="00DB59BB">
          <w:rPr>
            <w:sz w:val="21"/>
            <w:szCs w:val="21"/>
          </w:rPr>
          <w:delText>因此，</w:delText>
        </w:r>
        <w:commentRangeStart w:id="33"/>
        <w:r w:rsidDel="00DB59BB">
          <w:rPr>
            <w:sz w:val="21"/>
            <w:szCs w:val="21"/>
          </w:rPr>
          <w:delText>把安全</w:delText>
        </w:r>
        <w:commentRangeEnd w:id="33"/>
        <w:r w:rsidDel="00DB59BB">
          <w:rPr>
            <w:rStyle w:val="af2"/>
          </w:rPr>
          <w:commentReference w:id="33"/>
        </w:r>
        <w:r w:rsidDel="00DB59BB">
          <w:rPr>
            <w:sz w:val="21"/>
            <w:szCs w:val="21"/>
          </w:rPr>
          <w:delText>从背景因素提升为</w:delText>
        </w:r>
      </w:del>
      <w:ins w:id="34" w:author="glora" w:date="2026-09-24T14:20:00Z">
        <w:del w:id="35" w:author="zhanpeng wang" w:date="2026-09-24T16:58:00Z" w16du:dateUtc="2026-09-24T08:58:00Z">
          <w:r w:rsidDel="00DB59BB">
            <w:rPr>
              <w:rFonts w:hint="eastAsia"/>
              <w:sz w:val="21"/>
              <w:szCs w:val="21"/>
            </w:rPr>
            <w:delText>高质量发展评价体系里的</w:delText>
          </w:r>
        </w:del>
      </w:ins>
      <w:del w:id="36" w:author="zhanpeng wang" w:date="2026-09-24T16:58:00Z" w16du:dateUtc="2026-09-24T08:58:00Z">
        <w:r w:rsidDel="00DB59BB">
          <w:rPr>
            <w:sz w:val="21"/>
            <w:szCs w:val="21"/>
          </w:rPr>
          <w:delText>独立的评价维度，一方面是评价维度与区域功能相匹配的要求，另一方面也契合铸牢中华民族共同体意识、推进各族群众共同富裕的现实需要。如果不把边疆安全、民族团结和民生保障纳入发展质量的评价内核，就容易以单一经济尺度衡量西藏，低估其在国家发展全局中的战略价值。</w:delText>
        </w:r>
      </w:del>
      <w:ins w:id="37" w:author="zhanpeng wang" w:date="2026-09-24T16:58:00Z">
        <w:r w:rsidR="00DB59BB" w:rsidRPr="00DB59BB">
          <w:rPr>
            <w:sz w:val="21"/>
            <w:szCs w:val="21"/>
          </w:rPr>
          <w:t>然而在通用框架中，安全与生态两项屏障功能都未得到与其地位相称的评价，只是缺位的方式不同：安全多被视为发展的背景条件，或被分解并入</w:t>
        </w:r>
      </w:ins>
      <w:ins w:id="38" w:author="zhanpeng wang" w:date="2026-09-26T14:53:00Z" w16du:dateUtc="2026-09-26T06:53:00Z">
        <w:r w:rsidR="002F64DE">
          <w:rPr>
            <w:rFonts w:hint="eastAsia"/>
            <w:sz w:val="21"/>
            <w:szCs w:val="21"/>
          </w:rPr>
          <w:t>“</w:t>
        </w:r>
      </w:ins>
      <w:ins w:id="39" w:author="zhanpeng wang" w:date="2026-09-24T16:58:00Z">
        <w:r w:rsidR="00DB59BB" w:rsidRPr="00DB59BB">
          <w:rPr>
            <w:sz w:val="21"/>
            <w:szCs w:val="21"/>
          </w:rPr>
          <w:t>社会民生</w:t>
        </w:r>
      </w:ins>
      <w:ins w:id="40" w:author="zhanpeng wang" w:date="2026-09-26T14:53:00Z" w16du:dateUtc="2026-09-26T06:53:00Z">
        <w:r w:rsidR="002F64DE">
          <w:rPr>
            <w:rFonts w:hint="eastAsia"/>
            <w:sz w:val="21"/>
            <w:szCs w:val="21"/>
          </w:rPr>
          <w:t>”</w:t>
        </w:r>
      </w:ins>
      <w:ins w:id="41" w:author="zhanpeng wang" w:date="2026-09-24T16:58:00Z">
        <w:r w:rsidR="00DB59BB" w:rsidRPr="00DB59BB">
          <w:rPr>
            <w:sz w:val="21"/>
            <w:szCs w:val="21"/>
          </w:rPr>
          <w:t>等指标，缺乏独立的评价维度；生态虽常以</w:t>
        </w:r>
      </w:ins>
      <w:ins w:id="42" w:author="zhanpeng wang" w:date="2026-09-26T14:53:00Z" w16du:dateUtc="2026-09-26T06:53:00Z">
        <w:r w:rsidR="002F64DE">
          <w:rPr>
            <w:rFonts w:hint="eastAsia"/>
            <w:sz w:val="21"/>
            <w:szCs w:val="21"/>
          </w:rPr>
          <w:t>“</w:t>
        </w:r>
      </w:ins>
      <w:ins w:id="43" w:author="zhanpeng wang" w:date="2026-09-24T16:58:00Z">
        <w:r w:rsidR="00DB59BB" w:rsidRPr="00DB59BB">
          <w:rPr>
            <w:sz w:val="21"/>
            <w:szCs w:val="21"/>
          </w:rPr>
          <w:t>绿色</w:t>
        </w:r>
      </w:ins>
      <w:ins w:id="44" w:author="zhanpeng wang" w:date="2026-09-26T14:53:00Z" w16du:dateUtc="2026-09-26T06:53:00Z">
        <w:r w:rsidR="002F64DE">
          <w:rPr>
            <w:rFonts w:hint="eastAsia"/>
            <w:sz w:val="21"/>
            <w:szCs w:val="21"/>
          </w:rPr>
          <w:t>”</w:t>
        </w:r>
      </w:ins>
      <w:ins w:id="45" w:author="zhanpeng wang" w:date="2026-09-24T16:58:00Z">
        <w:r w:rsidR="00DB59BB" w:rsidRPr="00DB59BB">
          <w:rPr>
            <w:sz w:val="21"/>
            <w:szCs w:val="21"/>
          </w:rPr>
          <w:t>维度出现，衡量的却主要是发展方式的资源环境属性，而不是西藏守护国家生态安全屏障这一功能的达成程度。因此，把安全从背景因素提升为高质量发展评价体系里的独立评价维度，同时把生态由发展的附属属性还原为屏障功能的守护程度，一方面是评价维度与区域功能相匹配的要求，另一方面也契合筑牢国家生态安全屏障、铸牢中华民</w:t>
        </w:r>
        <w:r w:rsidR="00DB59BB" w:rsidRPr="00DB59BB">
          <w:rPr>
            <w:sz w:val="21"/>
            <w:szCs w:val="21"/>
          </w:rPr>
          <w:lastRenderedPageBreak/>
          <w:t>族共同体意识、推进各族群众共同富裕的现实需要。如果不把边疆安全、民族团结、民生保障与生态屏障守护纳入发展质量的评价内核，就容易以单一经济尺度衡量西藏，低估其在国家发展全局中的战略价值。</w:t>
        </w:r>
      </w:ins>
    </w:p>
    <w:p w14:paraId="6B17CCFE" w14:textId="77777777" w:rsidR="007C4D1F" w:rsidRDefault="009606D0">
      <w:pPr>
        <w:ind w:firstLine="420"/>
        <w:jc w:val="both"/>
        <w:rPr>
          <w:sz w:val="21"/>
          <w:szCs w:val="21"/>
        </w:rPr>
      </w:pPr>
      <w:r>
        <w:rPr>
          <w:sz w:val="21"/>
          <w:szCs w:val="21"/>
        </w:rPr>
        <w:t>新时代党的治藏方略为这一判断提供了政策依据和学理起点。习近平总书记强调，要把维护祖国统一、加强民族团结作为西藏工作的着眼点和着力点，并明确</w:t>
      </w:r>
      <w:r>
        <w:rPr>
          <w:rFonts w:hint="eastAsia"/>
          <w:sz w:val="21"/>
          <w:szCs w:val="21"/>
        </w:rPr>
        <w:t>“</w:t>
      </w:r>
      <w:r>
        <w:rPr>
          <w:sz w:val="21"/>
          <w:szCs w:val="21"/>
        </w:rPr>
        <w:t>稳定、发展、生态、强边</w:t>
      </w:r>
      <w:r>
        <w:rPr>
          <w:rFonts w:hint="eastAsia"/>
          <w:sz w:val="21"/>
          <w:szCs w:val="21"/>
        </w:rPr>
        <w:t>”</w:t>
      </w:r>
      <w:r>
        <w:rPr>
          <w:sz w:val="21"/>
          <w:szCs w:val="21"/>
        </w:rPr>
        <w:t>是必须统筹推进的四件大事</w:t>
      </w:r>
      <w:r>
        <w:rPr>
          <w:sz w:val="21"/>
          <w:szCs w:val="21"/>
          <w:vertAlign w:val="superscript"/>
        </w:rPr>
        <w:t>[4]</w:t>
      </w:r>
      <w:r>
        <w:rPr>
          <w:sz w:val="21"/>
          <w:szCs w:val="21"/>
        </w:rPr>
        <w:t>。四件大事不是四项任务的简单并列，其中包含着对西藏发展逻辑的判断：稳定关乎社会政治基础，强边关乎边疆安全屏障，两者共同构成一切发展的底线前提；生态关乎国家生态安全屏障与中华民族永续发展，是发展不可逾越的自然边界</w:t>
      </w:r>
      <w:r>
        <w:rPr>
          <w:sz w:val="21"/>
          <w:szCs w:val="21"/>
          <w:vertAlign w:val="superscript"/>
        </w:rPr>
        <w:t>[5]</w:t>
      </w:r>
      <w:r>
        <w:rPr>
          <w:sz w:val="21"/>
          <w:szCs w:val="21"/>
        </w:rPr>
        <w:t>；发展则是巩固前三者成果、实现长治久安的物质基础</w:t>
      </w:r>
      <w:r>
        <w:rPr>
          <w:sz w:val="21"/>
          <w:szCs w:val="21"/>
          <w:vertAlign w:val="superscript"/>
        </w:rPr>
        <w:t>[6]</w:t>
      </w:r>
      <w:r>
        <w:rPr>
          <w:sz w:val="21"/>
          <w:szCs w:val="21"/>
        </w:rPr>
        <w:t>。可以说，</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三元结构是治藏方略内在逻辑在评价维度上的转化，并不是外加的分析工具。</w:t>
      </w:r>
    </w:p>
    <w:p w14:paraId="0B2022BD" w14:textId="77777777" w:rsidR="007C4D1F" w:rsidRDefault="009606D0">
      <w:pPr>
        <w:ind w:firstLine="420"/>
        <w:jc w:val="both"/>
        <w:rPr>
          <w:sz w:val="21"/>
          <w:szCs w:val="21"/>
        </w:rPr>
      </w:pPr>
      <w:r>
        <w:rPr>
          <w:sz w:val="21"/>
          <w:szCs w:val="21"/>
        </w:rPr>
        <w:t>基于此，本文立足国家战略功能约束的视角，围绕三个递进的问题展开：一是如何从战略功能出发，把生态屏障功能、边疆安全功能与经济发展功能纳入同一个自洽的西藏高质量发展评价框架；二是如何以对失衡敏感的弱补偿性方法，刻画安全、发展、生态三者的协调状态及其动态演进；三是制约西藏三元协调的关键短板是什么，是否存在阶段性转移。为回答这三个问题，本文以固定基准标准化保证各年度指标的纵向可比，并采用失衡惩罚型协调指数实现对子系统失衡敏感的弱补偿性聚合；在此基础上，借助结构性贡献缺口定位短板所在，并以局部敏感性分析和留一法检验测度结果的稳健性。受指标口径与数据可得性限制，本文的考察期设定为</w:t>
      </w:r>
      <w:r>
        <w:rPr>
          <w:sz w:val="21"/>
          <w:szCs w:val="21"/>
        </w:rPr>
        <w:t>2016</w:t>
      </w:r>
      <w:r>
        <w:rPr>
          <w:rFonts w:hint="eastAsia"/>
          <w:sz w:val="21"/>
          <w:szCs w:val="21"/>
        </w:rPr>
        <w:t>—</w:t>
      </w:r>
      <w:r>
        <w:rPr>
          <w:sz w:val="21"/>
          <w:szCs w:val="21"/>
        </w:rPr>
        <w:t>2025</w:t>
      </w:r>
      <w:r>
        <w:rPr>
          <w:sz w:val="21"/>
          <w:szCs w:val="21"/>
        </w:rPr>
        <w:t>年，聚焦</w:t>
      </w:r>
      <w:r>
        <w:rPr>
          <w:rFonts w:hint="eastAsia"/>
          <w:sz w:val="21"/>
          <w:szCs w:val="21"/>
        </w:rPr>
        <w:t>“</w:t>
      </w:r>
      <w:r>
        <w:rPr>
          <w:sz w:val="21"/>
          <w:szCs w:val="21"/>
        </w:rPr>
        <w:t>十三五</w:t>
      </w:r>
      <w:r>
        <w:rPr>
          <w:rFonts w:hint="eastAsia"/>
          <w:sz w:val="21"/>
          <w:szCs w:val="21"/>
        </w:rPr>
        <w:t>”</w:t>
      </w:r>
      <w:r>
        <w:rPr>
          <w:sz w:val="21"/>
          <w:szCs w:val="21"/>
        </w:rPr>
        <w:t>以来西藏三元协调状态的时序变化。</w:t>
      </w:r>
    </w:p>
    <w:p w14:paraId="6AE166E1" w14:textId="117AED28" w:rsidR="007C4D1F" w:rsidRDefault="009606D0">
      <w:pPr>
        <w:ind w:firstLine="420"/>
        <w:jc w:val="both"/>
        <w:rPr>
          <w:sz w:val="21"/>
          <w:szCs w:val="21"/>
        </w:rPr>
      </w:pPr>
      <w:r>
        <w:rPr>
          <w:sz w:val="21"/>
          <w:szCs w:val="21"/>
        </w:rPr>
        <w:t>本文的边际贡献主要体现在三个方面。第一，在研究视角上，以新时代党的治藏方略</w:t>
      </w:r>
      <w:r>
        <w:rPr>
          <w:rFonts w:hint="eastAsia"/>
          <w:sz w:val="21"/>
          <w:szCs w:val="21"/>
        </w:rPr>
        <w:t>“</w:t>
      </w:r>
      <w:r>
        <w:rPr>
          <w:sz w:val="21"/>
          <w:szCs w:val="21"/>
        </w:rPr>
        <w:t>四件大事</w:t>
      </w:r>
      <w:r>
        <w:rPr>
          <w:rFonts w:hint="eastAsia"/>
          <w:sz w:val="21"/>
          <w:szCs w:val="21"/>
        </w:rPr>
        <w:t>”</w:t>
      </w:r>
      <w:r>
        <w:rPr>
          <w:sz w:val="21"/>
          <w:szCs w:val="21"/>
        </w:rPr>
        <w:t>为学理起点，从国家战略功能出发重新审视西藏高质量发展的评价基准，强调评价内容应与区域承担的功能相适配。第二，在分析框架上，尝试将</w:t>
      </w:r>
      <w:r>
        <w:rPr>
          <w:rFonts w:hint="eastAsia"/>
          <w:sz w:val="21"/>
          <w:szCs w:val="21"/>
        </w:rPr>
        <w:t>“</w:t>
      </w:r>
      <w:r>
        <w:rPr>
          <w:sz w:val="21"/>
          <w:szCs w:val="21"/>
        </w:rPr>
        <w:t>稳定、强边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所对应的功能类型化为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三元结构，把安全从背景性因素提升为独立评价子系统，</w:t>
      </w:r>
      <w:ins w:id="46" w:author="zhanpeng wang" w:date="2026-09-24T17:05:00Z">
        <w:r w:rsidR="00BE0F6C" w:rsidRPr="00BE0F6C">
          <w:rPr>
            <w:sz w:val="21"/>
            <w:szCs w:val="21"/>
          </w:rPr>
          <w:t>并以生态屏障功能的守护程度而非发展的</w:t>
        </w:r>
      </w:ins>
      <w:ins w:id="47" w:author="zhanpeng wang" w:date="2026-09-26T14:56:00Z" w16du:dateUtc="2026-09-26T06:56:00Z">
        <w:r w:rsidR="002F64DE">
          <w:rPr>
            <w:rFonts w:hint="eastAsia"/>
            <w:sz w:val="21"/>
            <w:szCs w:val="21"/>
          </w:rPr>
          <w:t>“</w:t>
        </w:r>
      </w:ins>
      <w:ins w:id="48" w:author="zhanpeng wang" w:date="2026-09-24T17:05:00Z">
        <w:r w:rsidR="00BE0F6C" w:rsidRPr="00BE0F6C">
          <w:rPr>
            <w:sz w:val="21"/>
            <w:szCs w:val="21"/>
          </w:rPr>
          <w:t>绿色</w:t>
        </w:r>
      </w:ins>
      <w:ins w:id="49" w:author="zhanpeng wang" w:date="2026-09-26T14:56:00Z" w16du:dateUtc="2026-09-26T06:56:00Z">
        <w:r w:rsidR="002F64DE">
          <w:rPr>
            <w:rFonts w:hint="eastAsia"/>
            <w:sz w:val="21"/>
            <w:szCs w:val="21"/>
          </w:rPr>
          <w:t>”</w:t>
        </w:r>
      </w:ins>
      <w:ins w:id="50" w:author="zhanpeng wang" w:date="2026-09-24T17:05:00Z">
        <w:r w:rsidR="00BE0F6C" w:rsidRPr="00BE0F6C">
          <w:rPr>
            <w:sz w:val="21"/>
            <w:szCs w:val="21"/>
          </w:rPr>
          <w:t>属性界定生态子系统，</w:t>
        </w:r>
      </w:ins>
      <w:r>
        <w:rPr>
          <w:sz w:val="21"/>
          <w:szCs w:val="21"/>
        </w:rPr>
        <w:t>以补充主要围绕经济、社会与生态维度展开的常见评价视角。第三，在经验证据上，利用</w:t>
      </w:r>
      <w:r>
        <w:rPr>
          <w:sz w:val="21"/>
          <w:szCs w:val="21"/>
        </w:rPr>
        <w:t>2016</w:t>
      </w:r>
      <w:r>
        <w:rPr>
          <w:rFonts w:hint="eastAsia"/>
          <w:sz w:val="21"/>
          <w:szCs w:val="21"/>
        </w:rPr>
        <w:t>—</w:t>
      </w:r>
      <w:r>
        <w:rPr>
          <w:sz w:val="21"/>
          <w:szCs w:val="21"/>
        </w:rPr>
        <w:t>2025</w:t>
      </w:r>
      <w:r>
        <w:rPr>
          <w:sz w:val="21"/>
          <w:szCs w:val="21"/>
        </w:rPr>
        <w:t>年时序数据考察三元协调状态及其阶段性变化，识别生态、发展相继成为相对短板的特征，以及样本末期可能出现的短板转移。本文的增量主要在于评价框架的功能适配及其短板诊断，而非提出新的聚合算法。</w:t>
      </w:r>
    </w:p>
    <w:p w14:paraId="6434A4BF" w14:textId="77777777" w:rsidR="007C4D1F" w:rsidRDefault="009606D0">
      <w:pPr>
        <w:spacing w:before="260" w:after="120"/>
      </w:pPr>
      <w:r>
        <w:rPr>
          <w:rFonts w:eastAsia="黑体"/>
          <w:b/>
          <w:bCs/>
          <w:sz w:val="28"/>
          <w:szCs w:val="28"/>
        </w:rPr>
        <w:t>二、文献回顾与理论框架</w:t>
      </w:r>
    </w:p>
    <w:p w14:paraId="52A11983" w14:textId="77777777" w:rsidR="007C4D1F" w:rsidRDefault="009606D0">
      <w:pPr>
        <w:spacing w:before="160" w:after="80"/>
      </w:pPr>
      <w:r>
        <w:rPr>
          <w:rFonts w:eastAsia="黑体"/>
          <w:b/>
          <w:bCs/>
          <w:sz w:val="21"/>
          <w:szCs w:val="21"/>
        </w:rPr>
        <w:t>（一）文献回顾</w:t>
      </w:r>
    </w:p>
    <w:p w14:paraId="095CA689" w14:textId="77777777" w:rsidR="007C4D1F" w:rsidRDefault="009606D0">
      <w:pPr>
        <w:ind w:firstLine="420"/>
        <w:jc w:val="both"/>
        <w:rPr>
          <w:sz w:val="21"/>
          <w:szCs w:val="21"/>
        </w:rPr>
      </w:pPr>
      <w:r>
        <w:rPr>
          <w:sz w:val="21"/>
          <w:szCs w:val="21"/>
        </w:rPr>
        <w:t>高质量发展评价的量化研究已经形成较为成熟的范式。自师博与任保平的省际测度、李金昌等的指标体系探讨确立基本框架以来</w:t>
      </w:r>
      <w:r>
        <w:rPr>
          <w:sz w:val="21"/>
          <w:szCs w:val="21"/>
          <w:vertAlign w:val="superscript"/>
        </w:rPr>
        <w:t>[7-8]</w:t>
      </w:r>
      <w:r>
        <w:rPr>
          <w:sz w:val="21"/>
          <w:szCs w:val="21"/>
        </w:rPr>
        <w:t>，相关研究多以五大发展理念搭建评价体系</w:t>
      </w:r>
      <w:r>
        <w:rPr>
          <w:sz w:val="21"/>
          <w:szCs w:val="21"/>
          <w:vertAlign w:val="superscript"/>
        </w:rPr>
        <w:t>[9]</w:t>
      </w:r>
      <w:r>
        <w:rPr>
          <w:sz w:val="21"/>
          <w:szCs w:val="21"/>
        </w:rPr>
        <w:t>，并逐步由全国和省际尺度下沉至城市群等区域尺度，考察其时空演进与分异机理</w:t>
      </w:r>
      <w:r>
        <w:rPr>
          <w:sz w:val="21"/>
          <w:szCs w:val="21"/>
          <w:vertAlign w:val="superscript"/>
        </w:rPr>
        <w:t>[10-11]</w:t>
      </w:r>
      <w:r>
        <w:rPr>
          <w:sz w:val="21"/>
          <w:szCs w:val="21"/>
        </w:rPr>
        <w:t>。如引言所述，这一范式以发展质量的区域同构性为前提，当评价对象承担特殊国家战略功能时该前提并不成立。</w:t>
      </w:r>
    </w:p>
    <w:p w14:paraId="426D977B" w14:textId="77777777" w:rsidR="007C4D1F" w:rsidRDefault="009606D0">
      <w:pPr>
        <w:ind w:firstLine="420"/>
        <w:jc w:val="both"/>
        <w:rPr>
          <w:sz w:val="21"/>
          <w:szCs w:val="21"/>
        </w:rPr>
      </w:pPr>
      <w:r>
        <w:rPr>
          <w:sz w:val="21"/>
          <w:szCs w:val="21"/>
        </w:rPr>
        <w:t>另一类研究则强调区域功能的差异。区域经济学的功能分工视角认为，不同区域在国家空间格局中承担的角色存在结构性差异，其发展路径需要与战略定位相匹配</w:t>
      </w:r>
      <w:r>
        <w:rPr>
          <w:sz w:val="21"/>
          <w:szCs w:val="21"/>
          <w:vertAlign w:val="superscript"/>
        </w:rPr>
        <w:t>[2]</w:t>
      </w:r>
      <w:r>
        <w:rPr>
          <w:sz w:val="21"/>
          <w:szCs w:val="21"/>
        </w:rPr>
        <w:t>。国外关于</w:t>
      </w:r>
      <w:r>
        <w:rPr>
          <w:rFonts w:hint="eastAsia"/>
          <w:sz w:val="21"/>
          <w:szCs w:val="21"/>
        </w:rPr>
        <w:t>“</w:t>
      </w:r>
      <w:r>
        <w:rPr>
          <w:sz w:val="21"/>
          <w:szCs w:val="21"/>
        </w:rPr>
        <w:t>安全公正空间</w:t>
      </w:r>
      <w:r>
        <w:rPr>
          <w:rFonts w:hint="eastAsia"/>
          <w:sz w:val="21"/>
          <w:szCs w:val="21"/>
        </w:rPr>
        <w:t>”</w:t>
      </w:r>
      <w:r>
        <w:rPr>
          <w:sz w:val="21"/>
          <w:szCs w:val="21"/>
        </w:rPr>
        <w:t>的研究进一步将生态天花板与社会基础共同作为区域社会</w:t>
      </w:r>
      <w:r>
        <w:rPr>
          <w:rFonts w:hint="eastAsia"/>
          <w:sz w:val="21"/>
          <w:szCs w:val="21"/>
        </w:rPr>
        <w:t>—</w:t>
      </w:r>
      <w:r>
        <w:rPr>
          <w:sz w:val="21"/>
          <w:szCs w:val="21"/>
        </w:rPr>
        <w:t>生态系统可行域的判断依据</w:t>
      </w:r>
      <w:r>
        <w:rPr>
          <w:sz w:val="21"/>
          <w:szCs w:val="21"/>
          <w:vertAlign w:val="superscript"/>
        </w:rPr>
        <w:t>[12]</w:t>
      </w:r>
      <w:r>
        <w:rPr>
          <w:sz w:val="21"/>
          <w:szCs w:val="21"/>
        </w:rPr>
        <w:t>，其所依托的分析框架强调，任何发展路径都同时受到生态上限与社会下限的双重约束</w:t>
      </w:r>
      <w:r>
        <w:rPr>
          <w:sz w:val="21"/>
          <w:szCs w:val="21"/>
          <w:vertAlign w:val="superscript"/>
        </w:rPr>
        <w:t>[13]</w:t>
      </w:r>
      <w:r>
        <w:rPr>
          <w:sz w:val="21"/>
          <w:szCs w:val="21"/>
        </w:rPr>
        <w:t>。该框架讨论的虽是生态意义上的安全边界，与本文所指的国家安全、边疆安全并非同一范畴，但其</w:t>
      </w:r>
      <w:r>
        <w:rPr>
          <w:rFonts w:hint="eastAsia"/>
          <w:sz w:val="21"/>
          <w:szCs w:val="21"/>
        </w:rPr>
        <w:t>“</w:t>
      </w:r>
      <w:r>
        <w:rPr>
          <w:sz w:val="21"/>
          <w:szCs w:val="21"/>
        </w:rPr>
        <w:t>下限约束不可被上限表现所补偿</w:t>
      </w:r>
      <w:r>
        <w:rPr>
          <w:rFonts w:hint="eastAsia"/>
          <w:sz w:val="21"/>
          <w:szCs w:val="21"/>
        </w:rPr>
        <w:t>”</w:t>
      </w:r>
      <w:r>
        <w:rPr>
          <w:sz w:val="21"/>
          <w:szCs w:val="21"/>
        </w:rPr>
        <w:t>的逻辑，对本文界定安全功能的约束性质具有直接启发。</w:t>
      </w:r>
    </w:p>
    <w:p w14:paraId="01592EFE" w14:textId="3D5FE14B" w:rsidR="007C4D1F" w:rsidRDefault="009606D0" w:rsidP="00BE0F6C">
      <w:pPr>
        <w:ind w:firstLine="420"/>
        <w:jc w:val="both"/>
        <w:rPr>
          <w:sz w:val="21"/>
          <w:szCs w:val="21"/>
        </w:rPr>
      </w:pPr>
      <w:r>
        <w:rPr>
          <w:sz w:val="21"/>
          <w:szCs w:val="21"/>
        </w:rPr>
        <w:t>就西藏而言，已有研究关注其在国家区域格局中兼具安全稳定、生态保护与发展追赶的多重使命</w:t>
      </w:r>
      <w:r>
        <w:rPr>
          <w:sz w:val="21"/>
          <w:szCs w:val="21"/>
          <w:vertAlign w:val="superscript"/>
        </w:rPr>
        <w:t>[2]</w:t>
      </w:r>
      <w:r>
        <w:rPr>
          <w:sz w:val="21"/>
          <w:szCs w:val="21"/>
        </w:rPr>
        <w:t>：一方面强调统筹发展和安全是其扩大开放与内生发展的前提</w:t>
      </w:r>
      <w:r>
        <w:rPr>
          <w:sz w:val="21"/>
          <w:szCs w:val="21"/>
          <w:vertAlign w:val="superscript"/>
        </w:rPr>
        <w:t>[14]</w:t>
      </w:r>
      <w:r>
        <w:rPr>
          <w:sz w:val="21"/>
          <w:szCs w:val="21"/>
        </w:rPr>
        <w:t>，另一方面关注高原经济高质量发展作为其追赶路径的现实选择</w:t>
      </w:r>
      <w:r>
        <w:rPr>
          <w:sz w:val="21"/>
          <w:szCs w:val="21"/>
          <w:vertAlign w:val="superscript"/>
        </w:rPr>
        <w:t>[15]</w:t>
      </w:r>
      <w:r>
        <w:rPr>
          <w:sz w:val="21"/>
          <w:szCs w:val="21"/>
        </w:rPr>
        <w:t>。相关实证研究沿两条线索推进：一是发展水平测度，既有纳入边疆民族地区比较框架的测度与障碍因子诊断</w:t>
      </w:r>
      <w:r>
        <w:rPr>
          <w:sz w:val="21"/>
          <w:szCs w:val="21"/>
          <w:vertAlign w:val="superscript"/>
        </w:rPr>
        <w:t>[16]</w:t>
      </w:r>
      <w:r>
        <w:rPr>
          <w:sz w:val="21"/>
          <w:szCs w:val="21"/>
        </w:rPr>
        <w:t>，也有面向全区的指标体系构建</w:t>
      </w:r>
      <w:r>
        <w:rPr>
          <w:sz w:val="21"/>
          <w:szCs w:val="21"/>
          <w:vertAlign w:val="superscript"/>
        </w:rPr>
        <w:t>[17-18]</w:t>
      </w:r>
      <w:r>
        <w:rPr>
          <w:sz w:val="21"/>
          <w:szCs w:val="21"/>
        </w:rPr>
        <w:t>、指标间耦合效应分析</w:t>
      </w:r>
      <w:r>
        <w:rPr>
          <w:sz w:val="21"/>
          <w:szCs w:val="21"/>
          <w:vertAlign w:val="superscript"/>
        </w:rPr>
        <w:t>[19]</w:t>
      </w:r>
      <w:r>
        <w:rPr>
          <w:sz w:val="21"/>
          <w:szCs w:val="21"/>
        </w:rPr>
        <w:t>，以及先行区评价指标体系设计</w:t>
      </w:r>
      <w:r>
        <w:rPr>
          <w:sz w:val="21"/>
          <w:szCs w:val="21"/>
          <w:vertAlign w:val="superscript"/>
        </w:rPr>
        <w:t>[20]</w:t>
      </w:r>
      <w:r>
        <w:rPr>
          <w:sz w:val="21"/>
          <w:szCs w:val="21"/>
        </w:rPr>
        <w:t>；二是生态维度，涵盖生态经济系</w:t>
      </w:r>
      <w:r w:rsidRPr="002F64DE">
        <w:rPr>
          <w:rFonts w:hint="eastAsia"/>
          <w:sz w:val="21"/>
          <w:szCs w:val="21"/>
        </w:rPr>
        <w:t>统能值</w:t>
      </w:r>
      <w:r>
        <w:rPr>
          <w:sz w:val="21"/>
          <w:szCs w:val="21"/>
        </w:rPr>
        <w:t>核算</w:t>
      </w:r>
      <w:r>
        <w:rPr>
          <w:sz w:val="21"/>
          <w:szCs w:val="21"/>
          <w:vertAlign w:val="superscript"/>
        </w:rPr>
        <w:t>[21]</w:t>
      </w:r>
      <w:r>
        <w:rPr>
          <w:sz w:val="21"/>
          <w:szCs w:val="21"/>
        </w:rPr>
        <w:t>、经济发展与生态安全的冲突调适</w:t>
      </w:r>
      <w:r>
        <w:rPr>
          <w:sz w:val="21"/>
          <w:szCs w:val="21"/>
          <w:vertAlign w:val="superscript"/>
        </w:rPr>
        <w:t>[22]</w:t>
      </w:r>
      <w:r>
        <w:rPr>
          <w:sz w:val="21"/>
          <w:szCs w:val="21"/>
        </w:rPr>
        <w:t>，以及该领域的文献计量梳理</w:t>
      </w:r>
      <w:r>
        <w:rPr>
          <w:sz w:val="21"/>
          <w:szCs w:val="21"/>
          <w:vertAlign w:val="superscript"/>
        </w:rPr>
        <w:t>[23]</w:t>
      </w:r>
      <w:r>
        <w:rPr>
          <w:sz w:val="21"/>
          <w:szCs w:val="21"/>
        </w:rPr>
        <w:t>。</w:t>
      </w:r>
      <w:del w:id="51" w:author="zhanpeng wang" w:date="2026-09-24T17:07:00Z" w16du:dateUtc="2026-09-24T09:07:00Z">
        <w:r w:rsidDel="00BE0F6C">
          <w:rPr>
            <w:sz w:val="21"/>
            <w:szCs w:val="21"/>
          </w:rPr>
          <w:delText>但现有研究对安全</w:delText>
        </w:r>
        <w:r w:rsidDel="00BE0F6C">
          <w:rPr>
            <w:sz w:val="21"/>
            <w:szCs w:val="21"/>
          </w:rPr>
          <w:lastRenderedPageBreak/>
          <w:delText>功能的处理仍不充分，</w:delText>
        </w:r>
      </w:del>
      <w:ins w:id="52" w:author="zhanpeng wang" w:date="2026-09-24T17:07:00Z">
        <w:r w:rsidR="00BE0F6C" w:rsidRPr="00BE0F6C">
          <w:rPr>
            <w:sz w:val="21"/>
            <w:szCs w:val="21"/>
          </w:rPr>
          <w:t>生态维度的研究虽较为丰富，但多从生态</w:t>
        </w:r>
      </w:ins>
      <w:ins w:id="53" w:author="zhanpeng wang" w:date="2026-09-26T14:57:00Z" w16du:dateUtc="2026-09-26T06:57:00Z">
        <w:r w:rsidR="00D5648E">
          <w:rPr>
            <w:rFonts w:hint="eastAsia"/>
            <w:sz w:val="21"/>
            <w:szCs w:val="21"/>
          </w:rPr>
          <w:t>—</w:t>
        </w:r>
      </w:ins>
      <w:ins w:id="54" w:author="zhanpeng wang" w:date="2026-09-24T17:07:00Z">
        <w:r w:rsidR="00BE0F6C" w:rsidRPr="00BE0F6C">
          <w:rPr>
            <w:sz w:val="21"/>
            <w:szCs w:val="21"/>
          </w:rPr>
          <w:t>经济系统关系、发展与生态安全的冲突等角度展开，较少把生态作为西藏为国家承担的屏障功能、以该功能的守护程度为评价尺度；对安全功能的处理则更不充分，</w:t>
        </w:r>
      </w:ins>
      <w:r>
        <w:rPr>
          <w:sz w:val="21"/>
          <w:szCs w:val="21"/>
        </w:rPr>
        <w:t>尚未形成与其战略地位相匹配的独立评价维度：或将安全作为外部背景加以定性讨论，或将其分解并入</w:t>
      </w:r>
      <w:r>
        <w:rPr>
          <w:rFonts w:hint="eastAsia"/>
          <w:sz w:val="21"/>
          <w:szCs w:val="21"/>
        </w:rPr>
        <w:t>“</w:t>
      </w:r>
      <w:r>
        <w:rPr>
          <w:sz w:val="21"/>
          <w:szCs w:val="21"/>
        </w:rPr>
        <w:t>社会民生</w:t>
      </w:r>
      <w:r>
        <w:rPr>
          <w:rFonts w:hint="eastAsia"/>
          <w:sz w:val="21"/>
          <w:szCs w:val="21"/>
        </w:rPr>
        <w:t>”</w:t>
      </w:r>
      <w:r>
        <w:rPr>
          <w:sz w:val="21"/>
          <w:szCs w:val="21"/>
        </w:rPr>
        <w:t>等二级指标。</w:t>
      </w:r>
    </w:p>
    <w:p w14:paraId="556C6990" w14:textId="77777777" w:rsidR="007C4D1F" w:rsidRDefault="009606D0">
      <w:pPr>
        <w:ind w:firstLine="420"/>
        <w:jc w:val="both"/>
        <w:rPr>
          <w:sz w:val="21"/>
          <w:szCs w:val="21"/>
        </w:rPr>
      </w:pPr>
      <w:r>
        <w:rPr>
          <w:sz w:val="21"/>
          <w:szCs w:val="21"/>
        </w:rPr>
        <w:t>与本文最接近的是两项面向青藏高原的评价研究。焦乐佳等将耦合协调模型应用于西藏县域，测度生态、经济与社会三个系统的协调状态</w:t>
      </w:r>
      <w:r>
        <w:rPr>
          <w:sz w:val="21"/>
          <w:szCs w:val="21"/>
          <w:vertAlign w:val="superscript"/>
        </w:rPr>
        <w:t>[24]</w:t>
      </w:r>
      <w:r>
        <w:rPr>
          <w:sz w:val="21"/>
          <w:szCs w:val="21"/>
        </w:rPr>
        <w:t>，未将安全纳入评价体系。王翔宇等则将</w:t>
      </w:r>
      <w:r>
        <w:rPr>
          <w:rFonts w:hint="eastAsia"/>
          <w:sz w:val="21"/>
          <w:szCs w:val="21"/>
        </w:rPr>
        <w:t>“</w:t>
      </w:r>
      <w:r>
        <w:rPr>
          <w:sz w:val="21"/>
          <w:szCs w:val="21"/>
        </w:rPr>
        <w:t>安全保障</w:t>
      </w:r>
      <w:r>
        <w:rPr>
          <w:rFonts w:hint="eastAsia"/>
          <w:sz w:val="21"/>
          <w:szCs w:val="21"/>
        </w:rPr>
        <w:t>”</w:t>
      </w:r>
      <w:r>
        <w:rPr>
          <w:sz w:val="21"/>
          <w:szCs w:val="21"/>
        </w:rPr>
        <w:t>与经济质量、生态文明等并列为区域高质量发展的七个内涵维度，并对青藏高原</w:t>
      </w:r>
      <w:r>
        <w:rPr>
          <w:sz w:val="21"/>
          <w:szCs w:val="21"/>
        </w:rPr>
        <w:t>212</w:t>
      </w:r>
      <w:r>
        <w:rPr>
          <w:sz w:val="21"/>
          <w:szCs w:val="21"/>
        </w:rPr>
        <w:t>个县域（含西藏</w:t>
      </w:r>
      <w:r>
        <w:rPr>
          <w:sz w:val="21"/>
          <w:szCs w:val="21"/>
        </w:rPr>
        <w:t>74</w:t>
      </w:r>
      <w:r>
        <w:rPr>
          <w:sz w:val="21"/>
          <w:szCs w:val="21"/>
        </w:rPr>
        <w:t>个）进行综合评价</w:t>
      </w:r>
      <w:r>
        <w:rPr>
          <w:sz w:val="21"/>
          <w:szCs w:val="21"/>
          <w:vertAlign w:val="superscript"/>
        </w:rPr>
        <w:t>[25]</w:t>
      </w:r>
      <w:r>
        <w:rPr>
          <w:sz w:val="21"/>
          <w:szCs w:val="21"/>
        </w:rPr>
        <w:t>。但受县域数据可得性限制，其指标体系最终将</w:t>
      </w:r>
      <w:r>
        <w:rPr>
          <w:rFonts w:hint="eastAsia"/>
          <w:sz w:val="21"/>
          <w:szCs w:val="21"/>
        </w:rPr>
        <w:t>“</w:t>
      </w:r>
      <w:r>
        <w:rPr>
          <w:sz w:val="21"/>
          <w:szCs w:val="21"/>
        </w:rPr>
        <w:t>安全保障</w:t>
      </w:r>
      <w:r>
        <w:rPr>
          <w:rFonts w:hint="eastAsia"/>
          <w:sz w:val="21"/>
          <w:szCs w:val="21"/>
        </w:rPr>
        <w:t>”</w:t>
      </w:r>
      <w:r>
        <w:rPr>
          <w:sz w:val="21"/>
          <w:szCs w:val="21"/>
        </w:rPr>
        <w:t>具体化为</w:t>
      </w:r>
      <w:r>
        <w:rPr>
          <w:rFonts w:hint="eastAsia"/>
          <w:sz w:val="21"/>
          <w:szCs w:val="21"/>
        </w:rPr>
        <w:t>“</w:t>
      </w:r>
      <w:r>
        <w:rPr>
          <w:sz w:val="21"/>
          <w:szCs w:val="21"/>
        </w:rPr>
        <w:t>粮食安全</w:t>
      </w:r>
      <w:r>
        <w:rPr>
          <w:rFonts w:hint="eastAsia"/>
          <w:sz w:val="21"/>
          <w:szCs w:val="21"/>
        </w:rPr>
        <w:t>”</w:t>
      </w:r>
      <w:r>
        <w:rPr>
          <w:sz w:val="21"/>
          <w:szCs w:val="21"/>
        </w:rPr>
        <w:t>，仅保留人均粮食产量与人均肉类产量两项</w:t>
      </w:r>
      <w:del w:id="55" w:author="glora" w:date="2026-09-24T14:35:00Z">
        <w:r>
          <w:rPr>
            <w:sz w:val="21"/>
            <w:szCs w:val="21"/>
          </w:rPr>
          <w:delText>；</w:delText>
        </w:r>
      </w:del>
      <w:ins w:id="56" w:author="glora" w:date="2026-09-24T14:35:00Z">
        <w:r>
          <w:rPr>
            <w:rFonts w:hint="eastAsia"/>
            <w:sz w:val="21"/>
            <w:szCs w:val="21"/>
          </w:rPr>
          <w:t>。</w:t>
        </w:r>
      </w:ins>
      <w:r>
        <w:rPr>
          <w:sz w:val="21"/>
          <w:szCs w:val="21"/>
        </w:rPr>
        <w:t>作者亦指出，这两项指标</w:t>
      </w:r>
      <w:r>
        <w:rPr>
          <w:rFonts w:hint="eastAsia"/>
          <w:sz w:val="21"/>
          <w:szCs w:val="21"/>
        </w:rPr>
        <w:t>“</w:t>
      </w:r>
      <w:r>
        <w:rPr>
          <w:sz w:val="21"/>
          <w:szCs w:val="21"/>
        </w:rPr>
        <w:t>仅能表达国家粮食安全，未能体现社会安全等国家安全的其他方面</w:t>
      </w:r>
      <w:r>
        <w:rPr>
          <w:rFonts w:hint="eastAsia"/>
          <w:sz w:val="21"/>
          <w:szCs w:val="21"/>
        </w:rPr>
        <w:t>”</w:t>
      </w:r>
      <w:r>
        <w:rPr>
          <w:sz w:val="21"/>
          <w:szCs w:val="21"/>
        </w:rPr>
        <w:t>。与此同时，其综合指数仍采用熵权法加权求和。由此可见，安全即便在概念层面获得独立地位，也可能因指标代理范围有限而被压缩为粮食供给，并在加权求和中受到其他维度的补偿。本文针对这一问题，在评价维度与聚合方式两方面作出推进。</w:t>
      </w:r>
    </w:p>
    <w:p w14:paraId="3B1AA85C" w14:textId="77777777" w:rsidR="007C4D1F" w:rsidRDefault="009606D0">
      <w:pPr>
        <w:ind w:firstLine="420"/>
        <w:jc w:val="both"/>
        <w:rPr>
          <w:sz w:val="21"/>
          <w:szCs w:val="21"/>
        </w:rPr>
      </w:pPr>
      <w:r>
        <w:rPr>
          <w:sz w:val="21"/>
          <w:szCs w:val="21"/>
        </w:rPr>
        <w:t>方法层面，国内研究多沿耦合协调模型展开，既有面向复合系统的协调度测算与空间异质性分析</w:t>
      </w:r>
      <w:r>
        <w:rPr>
          <w:sz w:val="21"/>
          <w:szCs w:val="21"/>
          <w:vertAlign w:val="superscript"/>
        </w:rPr>
        <w:t>[26]</w:t>
      </w:r>
      <w:r>
        <w:rPr>
          <w:sz w:val="21"/>
          <w:szCs w:val="21"/>
        </w:rPr>
        <w:t>，也有对耦合度模型形式、性质及其在地理学研究中若干误用的辨析</w:t>
      </w:r>
      <w:r>
        <w:rPr>
          <w:sz w:val="21"/>
          <w:szCs w:val="21"/>
          <w:vertAlign w:val="superscript"/>
        </w:rPr>
        <w:t>[27]</w:t>
      </w:r>
      <w:r>
        <w:rPr>
          <w:sz w:val="21"/>
          <w:szCs w:val="21"/>
        </w:rPr>
        <w:t>；在赋权与诊断环节，客观赋权方法</w:t>
      </w:r>
      <w:r>
        <w:rPr>
          <w:sz w:val="21"/>
          <w:szCs w:val="21"/>
          <w:vertAlign w:val="superscript"/>
        </w:rPr>
        <w:t>[28]</w:t>
      </w:r>
      <w:r>
        <w:rPr>
          <w:sz w:val="21"/>
          <w:szCs w:val="21"/>
        </w:rPr>
        <w:t>与熵权</w:t>
      </w:r>
      <w:r>
        <w:rPr>
          <w:rFonts w:hint="eastAsia"/>
          <w:sz w:val="21"/>
          <w:szCs w:val="21"/>
        </w:rPr>
        <w:t>—</w:t>
      </w:r>
      <w:r>
        <w:rPr>
          <w:sz w:val="21"/>
          <w:szCs w:val="21"/>
        </w:rPr>
        <w:t>TOPSIS</w:t>
      </w:r>
      <w:r>
        <w:rPr>
          <w:sz w:val="21"/>
          <w:szCs w:val="21"/>
        </w:rPr>
        <w:t>结合障碍度诊断的做法</w:t>
      </w:r>
      <w:r>
        <w:rPr>
          <w:sz w:val="21"/>
          <w:szCs w:val="21"/>
          <w:vertAlign w:val="superscript"/>
        </w:rPr>
        <w:t>[29]</w:t>
      </w:r>
      <w:r>
        <w:rPr>
          <w:sz w:val="21"/>
          <w:szCs w:val="21"/>
        </w:rPr>
        <w:t>被广泛用于确定指标权重、识别制约因素。国际复合指标方法学则系统讨论了权重设定、聚合方式与稳健性问题</w:t>
      </w:r>
      <w:r>
        <w:rPr>
          <w:sz w:val="21"/>
          <w:szCs w:val="21"/>
          <w:vertAlign w:val="superscript"/>
        </w:rPr>
        <w:t>[30-31]</w:t>
      </w:r>
      <w:r>
        <w:rPr>
          <w:sz w:val="21"/>
          <w:szCs w:val="21"/>
        </w:rPr>
        <w:t>，并针对维度间的完全补偿，发展出非补偿性聚合</w:t>
      </w:r>
      <w:r>
        <w:rPr>
          <w:sz w:val="21"/>
          <w:szCs w:val="21"/>
          <w:vertAlign w:val="superscript"/>
        </w:rPr>
        <w:t>[32]</w:t>
      </w:r>
      <w:r>
        <w:rPr>
          <w:sz w:val="21"/>
          <w:szCs w:val="21"/>
        </w:rPr>
        <w:t>与失衡调整</w:t>
      </w:r>
      <w:r>
        <w:rPr>
          <w:sz w:val="21"/>
          <w:szCs w:val="21"/>
          <w:vertAlign w:val="superscript"/>
        </w:rPr>
        <w:t>[33]</w:t>
      </w:r>
      <w:r>
        <w:rPr>
          <w:sz w:val="21"/>
          <w:szCs w:val="21"/>
        </w:rPr>
        <w:t>等技术。然而，现有区域评价研究较少将非补偿性测度与区域功能理论相衔接，尚未充分解释不同功能维度为何具有不同的约束性质，以及这种差异应如何体现于综合评价之中。</w:t>
      </w:r>
    </w:p>
    <w:p w14:paraId="08B997B5" w14:textId="60093ACA" w:rsidR="007C4D1F" w:rsidRDefault="009606D0" w:rsidP="00BE0F6C">
      <w:pPr>
        <w:ind w:firstLine="420"/>
        <w:jc w:val="both"/>
        <w:rPr>
          <w:sz w:val="21"/>
          <w:szCs w:val="21"/>
        </w:rPr>
      </w:pPr>
      <w:r>
        <w:rPr>
          <w:sz w:val="21"/>
          <w:szCs w:val="21"/>
        </w:rPr>
        <w:t>综上，现有研究在概念与方法两个层面仍存在衔接空间：发展主导的评价框架</w:t>
      </w:r>
      <w:del w:id="57" w:author="zhanpeng wang" w:date="2026-09-24T17:08:00Z" w16du:dateUtc="2026-09-24T09:08:00Z">
        <w:r w:rsidDel="00BE0F6C">
          <w:rPr>
            <w:sz w:val="21"/>
            <w:szCs w:val="21"/>
          </w:rPr>
          <w:delText>容易弱化安全等战略功能的独立地位</w:delText>
        </w:r>
      </w:del>
      <w:ins w:id="58" w:author="zhanpeng wang" w:date="2026-09-24T17:08:00Z">
        <w:r w:rsidR="00BE0F6C" w:rsidRPr="00BE0F6C">
          <w:rPr>
            <w:sz w:val="21"/>
            <w:szCs w:val="21"/>
          </w:rPr>
          <w:t>容易弱化安全与生态屏障等战略功能的独立地位</w:t>
        </w:r>
      </w:ins>
      <w:r>
        <w:rPr>
          <w:sz w:val="21"/>
          <w:szCs w:val="21"/>
        </w:rPr>
        <w:t>，允许维度间完全补偿的聚合方式则可能掩盖不同功能之间的结构性失衡。鉴于此，本文从国家战略功能约束出发重新界定西藏高质量发展评价基准，构建</w:t>
      </w:r>
      <w:r>
        <w:rPr>
          <w:rFonts w:hint="eastAsia"/>
          <w:sz w:val="21"/>
          <w:szCs w:val="21"/>
        </w:rPr>
        <w:t>“</w:t>
      </w:r>
      <w:r>
        <w:rPr>
          <w:sz w:val="21"/>
          <w:szCs w:val="21"/>
        </w:rPr>
        <w:t>安全</w:t>
      </w:r>
      <w:r>
        <w:rPr>
          <w:rFonts w:hint="eastAsia"/>
          <w:sz w:val="21"/>
          <w:szCs w:val="21"/>
        </w:rPr>
        <w:t>—</w:t>
      </w:r>
      <w:r>
        <w:rPr>
          <w:sz w:val="21"/>
          <w:szCs w:val="21"/>
        </w:rPr>
        <w:t>发展</w:t>
      </w:r>
      <w:r>
        <w:rPr>
          <w:rFonts w:hint="eastAsia"/>
          <w:sz w:val="21"/>
          <w:szCs w:val="21"/>
        </w:rPr>
        <w:t>—</w:t>
      </w:r>
      <w:r>
        <w:rPr>
          <w:sz w:val="21"/>
          <w:szCs w:val="21"/>
        </w:rPr>
        <w:t>生态</w:t>
      </w:r>
      <w:r>
        <w:rPr>
          <w:rFonts w:hint="eastAsia"/>
          <w:sz w:val="21"/>
          <w:szCs w:val="21"/>
        </w:rPr>
        <w:t>”</w:t>
      </w:r>
      <w:r>
        <w:rPr>
          <w:sz w:val="21"/>
          <w:szCs w:val="21"/>
        </w:rPr>
        <w:t>三元评价框架，以弱补偿性测度替代完全补偿式加总，并利用</w:t>
      </w:r>
      <w:r>
        <w:rPr>
          <w:sz w:val="21"/>
          <w:szCs w:val="21"/>
        </w:rPr>
        <w:t>2016</w:t>
      </w:r>
      <w:r>
        <w:rPr>
          <w:rFonts w:hint="eastAsia"/>
          <w:sz w:val="21"/>
          <w:szCs w:val="21"/>
        </w:rPr>
        <w:t>—</w:t>
      </w:r>
      <w:r>
        <w:rPr>
          <w:sz w:val="21"/>
          <w:szCs w:val="21"/>
        </w:rPr>
        <w:t>2025</w:t>
      </w:r>
      <w:r>
        <w:rPr>
          <w:sz w:val="21"/>
          <w:szCs w:val="21"/>
        </w:rPr>
        <w:t>年西藏时序数据考察其演变与阶段性短板。</w:t>
      </w:r>
    </w:p>
    <w:p w14:paraId="52FDBCC4" w14:textId="77777777" w:rsidR="007C4D1F" w:rsidRDefault="009606D0">
      <w:pPr>
        <w:spacing w:before="160" w:after="80"/>
        <w:rPr>
          <w:rFonts w:eastAsia="黑体"/>
        </w:rPr>
      </w:pPr>
      <w:r>
        <w:rPr>
          <w:rFonts w:eastAsia="黑体"/>
          <w:b/>
          <w:bCs/>
          <w:sz w:val="21"/>
          <w:szCs w:val="21"/>
        </w:rPr>
        <w:t>（二）三元结构的提出</w:t>
      </w:r>
    </w:p>
    <w:p w14:paraId="6B3F8604" w14:textId="77777777" w:rsidR="007C4D1F" w:rsidRDefault="009606D0">
      <w:pPr>
        <w:ind w:firstLine="420"/>
        <w:jc w:val="both"/>
        <w:rPr>
          <w:sz w:val="21"/>
          <w:szCs w:val="21"/>
        </w:rPr>
      </w:pPr>
      <w:r>
        <w:rPr>
          <w:sz w:val="21"/>
          <w:szCs w:val="21"/>
        </w:rPr>
        <w:t>三元结构的起点是重新界定区域高质量发展的评价基准：它衡量的是区域相对于其在国家空间分工中所承担功能的达成度，即功能相对于国家要求的实现程度，而不是一套跨区域通用的统一标准。就西藏而言，国家的要求是稳定、发展、生态、强边统筹推进，评价维度应当据此设定。</w:t>
      </w:r>
    </w:p>
    <w:p w14:paraId="7F0526FC" w14:textId="2B5FB454" w:rsidR="007C4D1F" w:rsidRDefault="009606D0">
      <w:pPr>
        <w:ind w:firstLine="420"/>
        <w:jc w:val="both"/>
        <w:rPr>
          <w:sz w:val="21"/>
          <w:szCs w:val="21"/>
        </w:rPr>
      </w:pPr>
      <w:r>
        <w:rPr>
          <w:sz w:val="21"/>
          <w:szCs w:val="21"/>
        </w:rPr>
        <w:t>依照主体功能区与国家空间分工的逻辑</w:t>
      </w:r>
      <w:r>
        <w:rPr>
          <w:sz w:val="21"/>
          <w:szCs w:val="21"/>
          <w:vertAlign w:val="superscript"/>
        </w:rPr>
        <w:t>[2]</w:t>
      </w:r>
      <w:r>
        <w:rPr>
          <w:sz w:val="21"/>
          <w:szCs w:val="21"/>
        </w:rPr>
        <w:t>，一个区域相对于国家的贡献可以归为三类：守住底线，包括边疆安全、社会稳定、民族团结与民生兜底，对应安全功能；不超越资源环境承载力与生态红线所界定的开发强度上界，对应生态功能，评价中所测的是对这一上界的守护程度，而非生态产出的绝对水平；在上述两类约束之间创造价值，对应发展功能。这三类功能与治藏方略</w:t>
      </w:r>
      <w:r>
        <w:rPr>
          <w:rFonts w:hint="eastAsia"/>
          <w:sz w:val="21"/>
          <w:szCs w:val="21"/>
        </w:rPr>
        <w:t>“</w:t>
      </w:r>
      <w:r>
        <w:rPr>
          <w:sz w:val="21"/>
          <w:szCs w:val="21"/>
        </w:rPr>
        <w:t>稳定</w:t>
      </w:r>
      <w:ins w:id="59" w:author="glora" w:date="2026-09-24T14:41:00Z">
        <w:r>
          <w:rPr>
            <w:rFonts w:hint="eastAsia"/>
            <w:sz w:val="21"/>
            <w:szCs w:val="21"/>
          </w:rPr>
          <w:t>”</w:t>
        </w:r>
      </w:ins>
      <w:del w:id="60" w:author="glora" w:date="2026-09-24T14:41:00Z">
        <w:r>
          <w:rPr>
            <w:sz w:val="21"/>
            <w:szCs w:val="21"/>
          </w:rPr>
          <w:delText>、</w:delText>
        </w:r>
      </w:del>
      <w:ins w:id="61" w:author="glora" w:date="2026-09-24T14:41:00Z">
        <w:r>
          <w:rPr>
            <w:rFonts w:hint="eastAsia"/>
            <w:sz w:val="21"/>
            <w:szCs w:val="21"/>
          </w:rPr>
          <w:t>“</w:t>
        </w:r>
      </w:ins>
      <w:r>
        <w:rPr>
          <w:sz w:val="21"/>
          <w:szCs w:val="21"/>
        </w:rPr>
        <w:t>强边</w:t>
      </w:r>
      <w:r>
        <w:rPr>
          <w:rFonts w:hint="eastAsia"/>
          <w:sz w:val="21"/>
          <w:szCs w:val="21"/>
        </w:rPr>
        <w:t>”“</w:t>
      </w:r>
      <w:r>
        <w:rPr>
          <w:sz w:val="21"/>
          <w:szCs w:val="21"/>
        </w:rPr>
        <w:t>生态</w:t>
      </w:r>
      <w:r>
        <w:rPr>
          <w:rFonts w:hint="eastAsia"/>
          <w:sz w:val="21"/>
          <w:szCs w:val="21"/>
        </w:rPr>
        <w:t>”“</w:t>
      </w:r>
      <w:r>
        <w:rPr>
          <w:sz w:val="21"/>
          <w:szCs w:val="21"/>
        </w:rPr>
        <w:t>发展</w:t>
      </w:r>
      <w:r>
        <w:rPr>
          <w:rFonts w:hint="eastAsia"/>
          <w:sz w:val="21"/>
          <w:szCs w:val="21"/>
        </w:rPr>
        <w:t>”</w:t>
      </w:r>
      <w:r>
        <w:rPr>
          <w:sz w:val="21"/>
          <w:szCs w:val="21"/>
        </w:rPr>
        <w:t>的任务结构一一对应。因此，三元并不是三项指标的拼接，而是治藏方略的任务结构在评价维度上的类型化梳理。这一划分并不追求穷尽西藏发展的所有维度，文化传承、社会治理、科技创新等同样重要；它提取的只是回答上述问题所需的核心功能维度。</w:t>
      </w:r>
      <w:ins w:id="62" w:author="zhanpeng wang" w:date="2026-09-24T17:10:00Z">
        <w:r w:rsidR="00BE0F6C" w:rsidRPr="00BE0F6C">
          <w:rPr>
            <w:sz w:val="21"/>
            <w:szCs w:val="21"/>
          </w:rPr>
          <w:t>这一划分能否成立，还需回答四个追问：它与国土空间规划的</w:t>
        </w:r>
        <w:r w:rsidR="00BE0F6C" w:rsidRPr="00BE0F6C">
          <w:rPr>
            <w:sz w:val="21"/>
            <w:szCs w:val="21"/>
          </w:rPr>
          <w:t>“</w:t>
        </w:r>
        <w:r w:rsidR="00BE0F6C" w:rsidRPr="00BE0F6C">
          <w:rPr>
            <w:sz w:val="21"/>
            <w:szCs w:val="21"/>
          </w:rPr>
          <w:t>三生</w:t>
        </w:r>
        <w:r w:rsidR="00BE0F6C" w:rsidRPr="00BE0F6C">
          <w:rPr>
            <w:sz w:val="21"/>
            <w:szCs w:val="21"/>
          </w:rPr>
          <w:t>”</w:t>
        </w:r>
        <w:r w:rsidR="00BE0F6C" w:rsidRPr="00BE0F6C">
          <w:rPr>
            <w:sz w:val="21"/>
            <w:szCs w:val="21"/>
          </w:rPr>
          <w:t>划分有何不同；为何恰为三类，而不把五大发展理念的若干维度单列；三者为何不能加权求和；它与国外</w:t>
        </w:r>
        <w:r w:rsidR="00BE0F6C" w:rsidRPr="00BE0F6C">
          <w:rPr>
            <w:sz w:val="21"/>
            <w:szCs w:val="21"/>
          </w:rPr>
          <w:t>“</w:t>
        </w:r>
        <w:r w:rsidR="00BE0F6C" w:rsidRPr="00BE0F6C">
          <w:rPr>
            <w:sz w:val="21"/>
            <w:szCs w:val="21"/>
          </w:rPr>
          <w:t>安全公正空间</w:t>
        </w:r>
        <w:r w:rsidR="00BE0F6C" w:rsidRPr="00BE0F6C">
          <w:rPr>
            <w:sz w:val="21"/>
            <w:szCs w:val="21"/>
          </w:rPr>
          <w:t>”</w:t>
        </w:r>
        <w:r w:rsidR="00BE0F6C" w:rsidRPr="00BE0F6C">
          <w:rPr>
            <w:sz w:val="21"/>
            <w:szCs w:val="21"/>
          </w:rPr>
          <w:t>研究有何异同。以下依次说明。</w:t>
        </w:r>
      </w:ins>
    </w:p>
    <w:p w14:paraId="03B5822B" w14:textId="76C857A9" w:rsidR="007C4D1F" w:rsidRDefault="009606D0" w:rsidP="004C40AA">
      <w:pPr>
        <w:ind w:firstLine="420"/>
        <w:jc w:val="both"/>
        <w:rPr>
          <w:sz w:val="21"/>
          <w:szCs w:val="21"/>
        </w:rPr>
      </w:pPr>
      <w:commentRangeStart w:id="63"/>
      <w:del w:id="64" w:author="zhanpeng wang" w:date="2026-09-24T17:10:00Z" w16du:dateUtc="2026-09-24T09:10:00Z">
        <w:r w:rsidDel="00BE0F6C">
          <w:rPr>
            <w:sz w:val="21"/>
            <w:szCs w:val="21"/>
          </w:rPr>
          <w:delText>三元划分还需与</w:delText>
        </w:r>
      </w:del>
      <w:ins w:id="65" w:author="zhanpeng wang" w:date="2026-09-24T17:10:00Z">
        <w:r w:rsidR="00BE0F6C" w:rsidRPr="00BE0F6C">
          <w:rPr>
            <w:sz w:val="21"/>
            <w:szCs w:val="21"/>
          </w:rPr>
          <w:t>第一，三元结构需与</w:t>
        </w:r>
      </w:ins>
      <w:r>
        <w:rPr>
          <w:sz w:val="21"/>
          <w:szCs w:val="21"/>
        </w:rPr>
        <w:t>国土空间规划的</w:t>
      </w:r>
      <w:r>
        <w:rPr>
          <w:rFonts w:hint="eastAsia"/>
          <w:sz w:val="21"/>
          <w:szCs w:val="21"/>
        </w:rPr>
        <w:t>“</w:t>
      </w:r>
      <w:r>
        <w:rPr>
          <w:sz w:val="21"/>
          <w:szCs w:val="21"/>
        </w:rPr>
        <w:t>生产</w:t>
      </w:r>
      <w:r>
        <w:rPr>
          <w:rFonts w:hint="eastAsia"/>
          <w:sz w:val="21"/>
          <w:szCs w:val="21"/>
        </w:rPr>
        <w:t>—</w:t>
      </w:r>
      <w:r>
        <w:rPr>
          <w:sz w:val="21"/>
          <w:szCs w:val="21"/>
        </w:rPr>
        <w:t>生活</w:t>
      </w:r>
      <w:r>
        <w:rPr>
          <w:rFonts w:hint="eastAsia"/>
          <w:sz w:val="21"/>
          <w:szCs w:val="21"/>
        </w:rPr>
        <w:t>—</w:t>
      </w:r>
      <w:r>
        <w:rPr>
          <w:sz w:val="21"/>
          <w:szCs w:val="21"/>
        </w:rPr>
        <w:t>生态</w:t>
      </w:r>
      <w:r>
        <w:rPr>
          <w:rFonts w:hint="eastAsia"/>
          <w:sz w:val="21"/>
          <w:szCs w:val="21"/>
        </w:rPr>
        <w:t>”</w:t>
      </w:r>
      <w:r>
        <w:rPr>
          <w:sz w:val="21"/>
          <w:szCs w:val="21"/>
        </w:rPr>
        <w:t>划分相区分</w:t>
      </w:r>
      <w:r>
        <w:rPr>
          <w:sz w:val="21"/>
          <w:szCs w:val="21"/>
          <w:vertAlign w:val="superscript"/>
        </w:rPr>
        <w:t>[34]</w:t>
      </w:r>
      <w:r>
        <w:rPr>
          <w:sz w:val="21"/>
          <w:szCs w:val="21"/>
        </w:rPr>
        <w:t>。</w:t>
      </w:r>
      <w:ins w:id="66" w:author="zhanpeng wang" w:date="2026-09-24T17:11:00Z">
        <w:r w:rsidR="00BE0F6C" w:rsidRPr="00BE0F6C">
          <w:rPr>
            <w:sz w:val="21"/>
            <w:szCs w:val="21"/>
          </w:rPr>
          <w:t>两者都包含</w:t>
        </w:r>
        <w:r w:rsidR="00BE0F6C" w:rsidRPr="00BE0F6C">
          <w:rPr>
            <w:sz w:val="21"/>
            <w:szCs w:val="21"/>
          </w:rPr>
          <w:t>“</w:t>
        </w:r>
        <w:r w:rsidR="00BE0F6C" w:rsidRPr="00BE0F6C">
          <w:rPr>
            <w:sz w:val="21"/>
            <w:szCs w:val="21"/>
          </w:rPr>
          <w:t>生态</w:t>
        </w:r>
        <w:r w:rsidR="00BE0F6C" w:rsidRPr="00BE0F6C">
          <w:rPr>
            <w:sz w:val="21"/>
            <w:szCs w:val="21"/>
          </w:rPr>
          <w:t>”</w:t>
        </w:r>
        <w:r w:rsidR="00BE0F6C" w:rsidRPr="00BE0F6C">
          <w:rPr>
            <w:sz w:val="21"/>
            <w:szCs w:val="21"/>
          </w:rPr>
          <w:t>，容易被看作同一分类的改写，但出发点不同：</w:t>
        </w:r>
      </w:ins>
      <w:r>
        <w:rPr>
          <w:sz w:val="21"/>
          <w:szCs w:val="21"/>
        </w:rPr>
        <w:t>三生功能从人地关系出发，其落点是区域内部人地系统的持续运行；三元结构则从国家空间分工出发，划分的是区域相对于国家所承担的战略功能。具体而言，三生中的</w:t>
      </w:r>
      <w:r>
        <w:rPr>
          <w:rFonts w:hint="eastAsia"/>
          <w:sz w:val="21"/>
          <w:szCs w:val="21"/>
        </w:rPr>
        <w:t>“</w:t>
      </w:r>
      <w:r>
        <w:rPr>
          <w:sz w:val="21"/>
          <w:szCs w:val="21"/>
        </w:rPr>
        <w:t>生产</w:t>
      </w:r>
      <w:r>
        <w:rPr>
          <w:rFonts w:hint="eastAsia"/>
          <w:sz w:val="21"/>
          <w:szCs w:val="21"/>
        </w:rPr>
        <w:t>”</w:t>
      </w:r>
      <w:r>
        <w:rPr>
          <w:sz w:val="21"/>
          <w:szCs w:val="21"/>
        </w:rPr>
        <w:t>在三元结构中落入发展子系统，</w:t>
      </w:r>
      <w:r>
        <w:rPr>
          <w:rFonts w:hint="eastAsia"/>
          <w:sz w:val="21"/>
          <w:szCs w:val="21"/>
        </w:rPr>
        <w:t>“</w:t>
      </w:r>
      <w:r>
        <w:rPr>
          <w:sz w:val="21"/>
          <w:szCs w:val="21"/>
        </w:rPr>
        <w:t>生活</w:t>
      </w:r>
      <w:r>
        <w:rPr>
          <w:rFonts w:hint="eastAsia"/>
          <w:sz w:val="21"/>
          <w:szCs w:val="21"/>
        </w:rPr>
        <w:t>”</w:t>
      </w:r>
      <w:r>
        <w:rPr>
          <w:sz w:val="21"/>
          <w:szCs w:val="21"/>
        </w:rPr>
        <w:t>落入安全子系统的民生兜底部分；</w:t>
      </w:r>
      <w:ins w:id="67" w:author="zhanpeng wang" w:date="2026-09-24T17:13:00Z">
        <w:r w:rsidR="00BE0F6C" w:rsidRPr="00BE0F6C">
          <w:rPr>
            <w:sz w:val="21"/>
            <w:szCs w:val="21"/>
          </w:rPr>
          <w:t>三生中的</w:t>
        </w:r>
        <w:r w:rsidR="00BE0F6C" w:rsidRPr="00BE0F6C">
          <w:rPr>
            <w:sz w:val="21"/>
            <w:szCs w:val="21"/>
          </w:rPr>
          <w:t>“</w:t>
        </w:r>
        <w:r w:rsidR="00BE0F6C" w:rsidRPr="00BE0F6C">
          <w:rPr>
            <w:sz w:val="21"/>
            <w:szCs w:val="21"/>
          </w:rPr>
          <w:t>生态</w:t>
        </w:r>
        <w:r w:rsidR="00BE0F6C" w:rsidRPr="00BE0F6C">
          <w:rPr>
            <w:sz w:val="21"/>
            <w:szCs w:val="21"/>
          </w:rPr>
          <w:t>”</w:t>
        </w:r>
        <w:r w:rsidR="00BE0F6C" w:rsidRPr="00BE0F6C">
          <w:rPr>
            <w:sz w:val="21"/>
            <w:szCs w:val="21"/>
          </w:rPr>
          <w:t>侧重区域内部生态空间的保护与生态产品供给，三元结构中的生态则指西藏为国家守护的生态安全屏障，以国家规划目标等外部要求为尺度，服务范</w:t>
        </w:r>
        <w:r w:rsidR="00BE0F6C" w:rsidRPr="00BE0F6C">
          <w:rPr>
            <w:sz w:val="21"/>
            <w:szCs w:val="21"/>
          </w:rPr>
          <w:lastRenderedPageBreak/>
          <w:t>围超出区域自身；</w:t>
        </w:r>
      </w:ins>
      <w:r>
        <w:rPr>
          <w:sz w:val="21"/>
          <w:szCs w:val="21"/>
        </w:rPr>
        <w:t>边疆安全不属于人地关系范畴，在三生分类中没有对应位置。岳文泽等</w:t>
      </w:r>
      <w:r>
        <w:rPr>
          <w:sz w:val="21"/>
          <w:szCs w:val="21"/>
          <w:vertAlign w:val="superscript"/>
        </w:rPr>
        <w:t>[34]</w:t>
      </w:r>
      <w:r>
        <w:rPr>
          <w:sz w:val="21"/>
          <w:szCs w:val="21"/>
        </w:rPr>
        <w:t>也指出，国土空间往往存在超出</w:t>
      </w:r>
      <w:r>
        <w:rPr>
          <w:rFonts w:hint="eastAsia"/>
          <w:sz w:val="21"/>
          <w:szCs w:val="21"/>
        </w:rPr>
        <w:t>“</w:t>
      </w:r>
      <w:r>
        <w:rPr>
          <w:sz w:val="21"/>
          <w:szCs w:val="21"/>
        </w:rPr>
        <w:t>三生</w:t>
      </w:r>
      <w:r>
        <w:rPr>
          <w:rFonts w:hint="eastAsia"/>
          <w:sz w:val="21"/>
          <w:szCs w:val="21"/>
        </w:rPr>
        <w:t>”</w:t>
      </w:r>
      <w:r>
        <w:rPr>
          <w:sz w:val="21"/>
          <w:szCs w:val="21"/>
        </w:rPr>
        <w:t>范畴的其他功能类别。</w:t>
      </w:r>
      <w:del w:id="68" w:author="zhanpeng wang" w:date="2026-09-24T17:13:00Z" w16du:dateUtc="2026-09-24T09:13:00Z">
        <w:r w:rsidDel="004C40AA">
          <w:rPr>
            <w:sz w:val="21"/>
            <w:szCs w:val="21"/>
          </w:rPr>
          <w:delText>三元结构正是针对</w:delText>
        </w:r>
      </w:del>
      <w:ins w:id="69" w:author="zhanpeng wang" w:date="2026-09-24T17:14:00Z">
        <w:r w:rsidR="004C40AA" w:rsidRPr="004C40AA">
          <w:rPr>
            <w:sz w:val="21"/>
            <w:szCs w:val="21"/>
          </w:rPr>
          <w:t>因此，三元结构不能由三生划分替代，它正是针对</w:t>
        </w:r>
      </w:ins>
      <w:r>
        <w:rPr>
          <w:sz w:val="21"/>
          <w:szCs w:val="21"/>
        </w:rPr>
        <w:t>承担特殊国家战略功能的区域所作的这类补充</w:t>
      </w:r>
      <w:commentRangeEnd w:id="63"/>
      <w:r>
        <w:rPr>
          <w:rStyle w:val="af2"/>
        </w:rPr>
        <w:commentReference w:id="63"/>
      </w:r>
      <w:r>
        <w:rPr>
          <w:sz w:val="21"/>
          <w:szCs w:val="21"/>
        </w:rPr>
        <w:t>。</w:t>
      </w:r>
    </w:p>
    <w:p w14:paraId="654F5F65" w14:textId="4084523A" w:rsidR="007C4D1F" w:rsidRDefault="009606D0" w:rsidP="004C40AA">
      <w:pPr>
        <w:ind w:firstLine="420"/>
        <w:jc w:val="both"/>
        <w:rPr>
          <w:sz w:val="21"/>
          <w:szCs w:val="21"/>
        </w:rPr>
      </w:pPr>
      <w:commentRangeStart w:id="70"/>
      <w:del w:id="71" w:author="zhanpeng wang" w:date="2026-09-24T17:14:00Z" w16du:dateUtc="2026-09-24T09:14:00Z">
        <w:r w:rsidDel="004C40AA">
          <w:rPr>
            <w:sz w:val="21"/>
            <w:szCs w:val="21"/>
          </w:rPr>
          <w:delText>本文不再增设第四类功能，也不合并现有三类。</w:delText>
        </w:r>
      </w:del>
      <w:ins w:id="72" w:author="zhanpeng wang" w:date="2026-09-24T17:14:00Z">
        <w:r w:rsidR="004C40AA" w:rsidRPr="004C40AA">
          <w:rPr>
            <w:sz w:val="21"/>
            <w:szCs w:val="21"/>
          </w:rPr>
          <w:t>第二，三元结构既不增设第四类功能，也不合并现有三类。</w:t>
        </w:r>
      </w:ins>
      <w:r>
        <w:rPr>
          <w:sz w:val="21"/>
          <w:szCs w:val="21"/>
        </w:rPr>
        <w:t>创新、协调、绿色、开放、共享是</w:t>
      </w:r>
      <w:r>
        <w:rPr>
          <w:rFonts w:hint="eastAsia"/>
          <w:sz w:val="21"/>
          <w:szCs w:val="21"/>
        </w:rPr>
        <w:t>“</w:t>
      </w:r>
      <w:r>
        <w:rPr>
          <w:sz w:val="21"/>
          <w:szCs w:val="21"/>
        </w:rPr>
        <w:t>发展</w:t>
      </w:r>
      <w:r>
        <w:rPr>
          <w:rFonts w:hint="eastAsia"/>
          <w:sz w:val="21"/>
          <w:szCs w:val="21"/>
        </w:rPr>
        <w:t>”</w:t>
      </w:r>
      <w:r>
        <w:rPr>
          <w:sz w:val="21"/>
          <w:szCs w:val="21"/>
        </w:rPr>
        <w:t>在约束之内的实现通道，归入发展子系统内部，并没有在区域与国家之间构成新的功能关系。它们与三元结构不在同一层次：绿色是发展方式的环境属性，生态屏障是国家赋予该区域的功能约束；共享是发展成果的分配方式，民生兜底是安全底线的构成部分，因而并不构成评价维度上的重复。</w:t>
      </w:r>
    </w:p>
    <w:p w14:paraId="310B933D" w14:textId="64BD8D6F" w:rsidR="007C4D1F" w:rsidRDefault="004C40AA" w:rsidP="004C40AA">
      <w:pPr>
        <w:ind w:firstLine="420"/>
        <w:jc w:val="both"/>
        <w:rPr>
          <w:sz w:val="21"/>
          <w:szCs w:val="21"/>
        </w:rPr>
      </w:pPr>
      <w:ins w:id="73" w:author="zhanpeng wang" w:date="2026-09-24T17:15:00Z">
        <w:r w:rsidRPr="004C40AA">
          <w:rPr>
            <w:sz w:val="21"/>
            <w:szCs w:val="21"/>
          </w:rPr>
          <w:t>第三，</w:t>
        </w:r>
      </w:ins>
      <w:r w:rsidR="009606D0">
        <w:rPr>
          <w:sz w:val="21"/>
          <w:szCs w:val="21"/>
        </w:rPr>
        <w:t>安全与生态也不能并入发展作加权求和，因为三者的结构性质不同：安全是不可突破的下界，生态是不可逾越的上界且其损害往往不可逆，发展则是可以连续调节的极大化对象。三者加权相加，隐含各维度之间存在恒定的边际替代率，即安全与生态的不足可由发展的超额表现等量抵偿，底线与上界的约束含义随之消失。因此，安全与生态在评价逻辑中是发展的下界与上界，不应被其他维度完全补偿抵消。这一约束性质在本文中以弱补偿性聚合近似刻画：下文构造的失衡惩罚型指数使子系统之间的短板难以被其他维度补偿；对底线失守的判别则需另设专项阈值。</w:t>
      </w:r>
    </w:p>
    <w:p w14:paraId="241C5411" w14:textId="2B6619C6" w:rsidR="007C4D1F" w:rsidRDefault="004C40AA" w:rsidP="004C40AA">
      <w:pPr>
        <w:ind w:firstLine="420"/>
        <w:jc w:val="both"/>
        <w:rPr>
          <w:sz w:val="21"/>
          <w:szCs w:val="21"/>
        </w:rPr>
      </w:pPr>
      <w:ins w:id="74" w:author="zhanpeng wang" w:date="2026-09-24T17:15:00Z">
        <w:r w:rsidRPr="004C40AA">
          <w:rPr>
            <w:sz w:val="21"/>
            <w:szCs w:val="21"/>
          </w:rPr>
          <w:t>第四，</w:t>
        </w:r>
      </w:ins>
      <w:r w:rsidR="009606D0">
        <w:rPr>
          <w:sz w:val="21"/>
          <w:szCs w:val="21"/>
        </w:rPr>
        <w:t>这一结构与</w:t>
      </w:r>
      <w:r w:rsidR="009606D0">
        <w:rPr>
          <w:rFonts w:hint="eastAsia"/>
          <w:sz w:val="21"/>
          <w:szCs w:val="21"/>
        </w:rPr>
        <w:t>“</w:t>
      </w:r>
      <w:r w:rsidR="009606D0">
        <w:rPr>
          <w:sz w:val="21"/>
          <w:szCs w:val="21"/>
        </w:rPr>
        <w:t>安全公正空间</w:t>
      </w:r>
      <w:r w:rsidR="009606D0">
        <w:rPr>
          <w:rFonts w:hint="eastAsia"/>
          <w:sz w:val="21"/>
          <w:szCs w:val="21"/>
        </w:rPr>
        <w:t>”</w:t>
      </w:r>
      <w:r w:rsidR="009606D0">
        <w:rPr>
          <w:sz w:val="21"/>
          <w:szCs w:val="21"/>
        </w:rPr>
        <w:t>研究在形式上相通，但边界的来源不同</w:t>
      </w:r>
      <w:r w:rsidR="009606D0">
        <w:rPr>
          <w:sz w:val="21"/>
          <w:szCs w:val="21"/>
          <w:vertAlign w:val="superscript"/>
        </w:rPr>
        <w:t>[12-13]</w:t>
      </w:r>
      <w:r w:rsidR="009606D0">
        <w:rPr>
          <w:sz w:val="21"/>
          <w:szCs w:val="21"/>
        </w:rPr>
        <w:t>。后者的上下界是对所有区域同构的生物物理阈值与社会最低标准，三元结构的上下界则由区域在国家空间分工中承担的战略功能所赋予，因区域而异。据此，需要回答的问题不是西藏是否越界或不足，而是承担了这些战略功能的西藏，其发展质量应当如何衡量。这并不否定五大发展理念，而是重新界定了它的适用条件：当区域的主导功能就是发展时，发展主导的评价思路是恰当的；当区域同时承担生态屏障与边疆安全屏障功能时，需要调整的就不只是几个指标，还包括评价基准本身。</w:t>
      </w:r>
      <w:commentRangeEnd w:id="70"/>
      <w:r w:rsidR="009606D0">
        <w:rPr>
          <w:rStyle w:val="af2"/>
        </w:rPr>
        <w:commentReference w:id="70"/>
      </w:r>
    </w:p>
    <w:p w14:paraId="6DD1DFE6" w14:textId="77777777" w:rsidR="007C4D1F" w:rsidRDefault="009606D0">
      <w:pPr>
        <w:spacing w:before="160" w:after="80"/>
      </w:pPr>
      <w:r>
        <w:rPr>
          <w:rFonts w:eastAsia="黑体"/>
          <w:b/>
          <w:bCs/>
          <w:sz w:val="21"/>
          <w:szCs w:val="21"/>
        </w:rPr>
        <w:t>（三）三元结构发展模型</w:t>
      </w:r>
    </w:p>
    <w:p w14:paraId="27875E96" w14:textId="77777777" w:rsidR="007C4D1F" w:rsidRDefault="009606D0">
      <w:pPr>
        <w:ind w:firstLine="420"/>
        <w:jc w:val="both"/>
      </w:pPr>
      <w:r>
        <w:rPr>
          <w:sz w:val="21"/>
          <w:szCs w:val="21"/>
        </w:rPr>
        <w:t>综合上述讨论，可以提出国家战略功能约束下的三元结构发展模型。该模型的总命题是：西藏的高质量发展本质上是多重国家战略功能约束下的条件优化过程。其中，安全与生态构成约束边界，发展是边界之内的响应变量，发展的边际改善速度影响系统协调状态的改善路径。</w:t>
      </w:r>
    </w:p>
    <w:p w14:paraId="0F4466DA" w14:textId="77777777" w:rsidR="007C4D1F" w:rsidRDefault="009606D0">
      <w:pPr>
        <w:ind w:firstLine="420"/>
        <w:jc w:val="both"/>
      </w:pPr>
      <w:r>
        <w:rPr>
          <w:rFonts w:hint="eastAsia"/>
          <w:sz w:val="21"/>
          <w:szCs w:val="21"/>
        </w:rPr>
        <w:t>在这一模型中，安全、发展、生态构成一个“两约束、一响应”的系统：制度性安全约束（</w:t>
      </w:r>
      <w:r>
        <w:rPr>
          <w:rFonts w:hint="eastAsia"/>
          <w:sz w:val="21"/>
          <w:szCs w:val="21"/>
        </w:rPr>
        <w:t>S</w:t>
      </w:r>
      <w:r>
        <w:rPr>
          <w:rFonts w:hint="eastAsia"/>
          <w:sz w:val="21"/>
          <w:szCs w:val="21"/>
        </w:rPr>
        <w:t>）是发展的下界，生态边界约束（</w:t>
      </w:r>
      <w:r>
        <w:rPr>
          <w:rFonts w:hint="eastAsia"/>
          <w:sz w:val="21"/>
          <w:szCs w:val="21"/>
        </w:rPr>
        <w:t>E</w:t>
      </w:r>
      <w:r>
        <w:rPr>
          <w:rFonts w:hint="eastAsia"/>
          <w:sz w:val="21"/>
          <w:szCs w:val="21"/>
        </w:rPr>
        <w:t>）是发展的上界，发展（</w:t>
      </w:r>
      <w:r>
        <w:rPr>
          <w:rFonts w:hint="eastAsia"/>
          <w:sz w:val="21"/>
          <w:szCs w:val="21"/>
        </w:rPr>
        <w:t>D</w:t>
      </w:r>
      <w:r>
        <w:rPr>
          <w:rFonts w:hint="eastAsia"/>
          <w:sz w:val="21"/>
          <w:szCs w:val="21"/>
        </w:rPr>
        <w:t>）则是两类约束所界定的可行域内可以调节的变量。系统的整体质量并不等于三者之和，而是由整体水平与失衡程度共同决定。</w:t>
      </w:r>
    </w:p>
    <w:p w14:paraId="4E2A822D" w14:textId="2938AF36" w:rsidR="007C4D1F" w:rsidRPr="004C40AA" w:rsidRDefault="009606D0" w:rsidP="004C40AA">
      <w:pPr>
        <w:ind w:firstLine="420"/>
        <w:jc w:val="both"/>
        <w:rPr>
          <w:sz w:val="21"/>
          <w:szCs w:val="21"/>
          <w:rPrChange w:id="75" w:author="zhanpeng wang" w:date="2026-09-24T17:16:00Z" w16du:dateUtc="2026-09-24T09:16:00Z">
            <w:rPr/>
          </w:rPrChange>
        </w:rPr>
      </w:pPr>
      <w:r>
        <w:rPr>
          <w:sz w:val="21"/>
          <w:szCs w:val="21"/>
        </w:rPr>
        <w:t>该模型对评价设计的要求是：评价维度应当与区域所承担的战略功能相对应；多重功能相互约束时，评价必须刻画约束关系，不能对各维度作简单相加；整体质量取决于最紧的约束或最弱的响应，因此测度须关注协调状态与短板，并留意短板会在子系统之间转移。西藏的双重屏障功能在全国最为突出，</w:t>
      </w:r>
      <w:del w:id="76" w:author="zhanpeng wang" w:date="2026-09-24T17:16:00Z" w16du:dateUtc="2026-09-24T09:16:00Z">
        <w:r w:rsidDel="004C40AA">
          <w:rPr>
            <w:sz w:val="21"/>
            <w:szCs w:val="21"/>
          </w:rPr>
          <w:delText>安全要素的兜底作用也最容易被传统框架忽略</w:delText>
        </w:r>
      </w:del>
      <w:ins w:id="77" w:author="zhanpeng wang" w:date="2026-09-24T17:16:00Z">
        <w:r w:rsidR="004C40AA" w:rsidRPr="004C40AA">
          <w:rPr>
            <w:sz w:val="21"/>
            <w:szCs w:val="21"/>
          </w:rPr>
          <w:t>安全的兜底作用与生态的边界作用也最容易被传统框架忽略，或被简化为发展的附属指标</w:t>
        </w:r>
      </w:ins>
      <w:r>
        <w:rPr>
          <w:sz w:val="21"/>
          <w:szCs w:val="21"/>
        </w:rPr>
        <w:t>，因此西藏是这一模型最具解释价值的现实原型。图</w:t>
      </w:r>
      <w:r>
        <w:rPr>
          <w:sz w:val="21"/>
          <w:szCs w:val="21"/>
        </w:rPr>
        <w:t>1</w:t>
      </w:r>
      <w:r>
        <w:rPr>
          <w:sz w:val="21"/>
          <w:szCs w:val="21"/>
        </w:rPr>
        <w:t>标示了安全（</w:t>
      </w:r>
      <w:r>
        <w:rPr>
          <w:sz w:val="21"/>
          <w:szCs w:val="21"/>
        </w:rPr>
        <w:t>S</w:t>
      </w:r>
      <w:r>
        <w:rPr>
          <w:sz w:val="21"/>
          <w:szCs w:val="21"/>
        </w:rPr>
        <w:t>）、发展（</w:t>
      </w:r>
      <w:r>
        <w:rPr>
          <w:sz w:val="21"/>
          <w:szCs w:val="21"/>
        </w:rPr>
        <w:t>D</w:t>
      </w:r>
      <w:r>
        <w:rPr>
          <w:sz w:val="21"/>
          <w:szCs w:val="21"/>
        </w:rPr>
        <w:t>）、生态（</w:t>
      </w:r>
      <w:r>
        <w:rPr>
          <w:sz w:val="21"/>
          <w:szCs w:val="21"/>
        </w:rPr>
        <w:t>E</w:t>
      </w:r>
      <w:r>
        <w:rPr>
          <w:sz w:val="21"/>
          <w:szCs w:val="21"/>
        </w:rPr>
        <w:t>）三者的约束关系，以及下文</w:t>
      </w:r>
      <w:r>
        <w:rPr>
          <w:sz w:val="21"/>
          <w:szCs w:val="21"/>
        </w:rPr>
        <w:t>H1</w:t>
      </w:r>
      <w:r>
        <w:rPr>
          <w:rFonts w:hint="eastAsia"/>
          <w:sz w:val="21"/>
          <w:szCs w:val="21"/>
        </w:rPr>
        <w:t>—</w:t>
      </w:r>
      <w:r>
        <w:rPr>
          <w:sz w:val="21"/>
          <w:szCs w:val="21"/>
        </w:rPr>
        <w:t>H3</w:t>
      </w:r>
      <w:r>
        <w:rPr>
          <w:sz w:val="21"/>
          <w:szCs w:val="21"/>
        </w:rPr>
        <w:t>三项分析命题在框架中的位置。</w:t>
      </w:r>
    </w:p>
    <w:p w14:paraId="4FD0CF0A" w14:textId="77777777" w:rsidR="007C4D1F" w:rsidRDefault="009606D0">
      <w:pPr>
        <w:spacing w:before="120" w:after="40"/>
        <w:jc w:val="center"/>
      </w:pPr>
      <w:r>
        <w:rPr>
          <w:noProof/>
        </w:rPr>
        <w:lastRenderedPageBreak/>
        <w:drawing>
          <wp:inline distT="0" distB="0" distL="0" distR="0" wp14:anchorId="1677648B" wp14:editId="7D58EE8D">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029200" cy="2894409"/>
                    </a:xfrm>
                    <a:prstGeom prst="rect">
                      <a:avLst/>
                    </a:prstGeom>
                  </pic:spPr>
                </pic:pic>
              </a:graphicData>
            </a:graphic>
          </wp:inline>
        </w:drawing>
      </w:r>
    </w:p>
    <w:p w14:paraId="18A3928B" w14:textId="77777777" w:rsidR="007C4D1F" w:rsidRDefault="009606D0">
      <w:pPr>
        <w:spacing w:after="140"/>
        <w:jc w:val="center"/>
      </w:pPr>
      <w:r>
        <w:rPr>
          <w:rFonts w:eastAsia="黑体"/>
          <w:b/>
          <w:bCs/>
          <w:sz w:val="21"/>
          <w:szCs w:val="21"/>
        </w:rPr>
        <w:t>图</w:t>
      </w:r>
      <w:r>
        <w:rPr>
          <w:rFonts w:eastAsia="黑体"/>
          <w:b/>
          <w:bCs/>
          <w:sz w:val="21"/>
          <w:szCs w:val="21"/>
        </w:rPr>
        <w:t>1</w:t>
      </w:r>
      <w:r>
        <w:rPr>
          <w:rFonts w:eastAsia="黑体"/>
          <w:b/>
          <w:bCs/>
          <w:sz w:val="21"/>
          <w:szCs w:val="21"/>
        </w:rPr>
        <w:t xml:space="preserve">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5639A527" w14:textId="77777777" w:rsidR="007C4D1F" w:rsidRDefault="009606D0">
      <w:pPr>
        <w:spacing w:after="140"/>
        <w:jc w:val="both"/>
      </w:pPr>
      <w:r>
        <w:rPr>
          <w:sz w:val="18"/>
          <w:szCs w:val="18"/>
        </w:rPr>
        <w:t>注：</w:t>
      </w:r>
      <w:r>
        <w:rPr>
          <w:sz w:val="18"/>
          <w:szCs w:val="18"/>
        </w:rPr>
        <w:t>S</w:t>
      </w:r>
      <w:r>
        <w:rPr>
          <w:sz w:val="18"/>
          <w:szCs w:val="18"/>
        </w:rPr>
        <w:t>表示安全，</w:t>
      </w:r>
      <w:r>
        <w:rPr>
          <w:sz w:val="18"/>
          <w:szCs w:val="18"/>
        </w:rPr>
        <w:t>D</w:t>
      </w:r>
      <w:r>
        <w:rPr>
          <w:sz w:val="18"/>
          <w:szCs w:val="18"/>
        </w:rPr>
        <w:t>表示发展，</w:t>
      </w:r>
      <w:r>
        <w:rPr>
          <w:sz w:val="18"/>
          <w:szCs w:val="18"/>
        </w:rPr>
        <w:t>E</w:t>
      </w:r>
      <w:r>
        <w:rPr>
          <w:sz w:val="18"/>
          <w:szCs w:val="18"/>
        </w:rPr>
        <w:t>表示生态；</w:t>
      </w:r>
      <w:r>
        <w:rPr>
          <w:sz w:val="18"/>
          <w:szCs w:val="18"/>
        </w:rPr>
        <w:t>H1</w:t>
      </w:r>
      <w:r>
        <w:rPr>
          <w:sz w:val="18"/>
          <w:szCs w:val="18"/>
        </w:rPr>
        <w:t>、</w:t>
      </w:r>
      <w:r>
        <w:rPr>
          <w:sz w:val="18"/>
          <w:szCs w:val="18"/>
        </w:rPr>
        <w:t>H2</w:t>
      </w:r>
      <w:r>
        <w:rPr>
          <w:sz w:val="18"/>
          <w:szCs w:val="18"/>
        </w:rPr>
        <w:t>、</w:t>
      </w:r>
      <w:r>
        <w:rPr>
          <w:sz w:val="18"/>
          <w:szCs w:val="18"/>
        </w:rPr>
        <w:t>H3</w:t>
      </w:r>
      <w:r>
        <w:rPr>
          <w:sz w:val="18"/>
          <w:szCs w:val="18"/>
        </w:rPr>
        <w:t>为本文提出的三项分析命题。</w:t>
      </w:r>
    </w:p>
    <w:p w14:paraId="7C81AE05" w14:textId="063CA5EC" w:rsidR="007C4D1F" w:rsidDel="004C40AA" w:rsidRDefault="009606D0">
      <w:pPr>
        <w:ind w:firstLine="420"/>
        <w:jc w:val="both"/>
        <w:rPr>
          <w:moveFrom w:id="78" w:author="zhanpeng wang" w:date="2026-09-24T17:18:00Z" w16du:dateUtc="2026-09-24T09:18:00Z"/>
        </w:rPr>
      </w:pPr>
      <w:moveFromRangeStart w:id="79" w:author="zhanpeng wang" w:date="2026-09-24T17:18:00Z" w:name="move241162746"/>
      <w:commentRangeStart w:id="80"/>
      <w:moveFrom w:id="81" w:author="zhanpeng wang" w:date="2026-09-24T17:18:00Z" w16du:dateUtc="2026-09-24T09:18:00Z">
        <w:r w:rsidDel="004C40AA">
          <w:rPr>
            <w:sz w:val="21"/>
            <w:szCs w:val="21"/>
          </w:rPr>
          <w:t>安全子系统</w:t>
        </w:r>
        <w:commentRangeEnd w:id="80"/>
        <w:r w:rsidR="004C40AA" w:rsidDel="004C40AA">
          <w:rPr>
            <w:rStyle w:val="af2"/>
          </w:rPr>
          <w:commentReference w:id="80"/>
        </w:r>
        <w:r w:rsidDel="004C40AA">
          <w:rPr>
            <w:sz w:val="21"/>
            <w:szCs w:val="21"/>
          </w:rPr>
          <w:t>的内涵需先作界定。本文所称</w:t>
        </w:r>
        <w:r w:rsidDel="004C40AA">
          <w:rPr>
            <w:rFonts w:hint="eastAsia"/>
            <w:sz w:val="21"/>
            <w:szCs w:val="21"/>
          </w:rPr>
          <w:t>“</w:t>
        </w:r>
        <w:r w:rsidDel="004C40AA">
          <w:rPr>
            <w:sz w:val="21"/>
            <w:szCs w:val="21"/>
          </w:rPr>
          <w:t>安全</w:t>
        </w:r>
        <w:r w:rsidDel="004C40AA">
          <w:rPr>
            <w:rFonts w:hint="eastAsia"/>
            <w:sz w:val="21"/>
            <w:szCs w:val="21"/>
          </w:rPr>
          <w:t>”</w:t>
        </w:r>
        <w:r w:rsidDel="004C40AA">
          <w:rPr>
            <w:sz w:val="21"/>
            <w:szCs w:val="21"/>
          </w:rPr>
          <w:t>，指稳定与强边所要求的边疆安全屏障功能及其持续维系能力。边防投入、基层治理、社会治安等更直接的变量缺乏连续、公开、可比的省级年度序列，因此本文转而观测能够反映该功能维系状况的制度性条件，形成由战略功能到维系能力、再到统计代理的逐级映射。</w:t>
        </w:r>
      </w:moveFrom>
    </w:p>
    <w:p w14:paraId="15FDE264" w14:textId="49CA0643" w:rsidR="007C4D1F" w:rsidDel="004C40AA" w:rsidRDefault="009606D0">
      <w:pPr>
        <w:ind w:firstLine="420"/>
        <w:jc w:val="both"/>
        <w:rPr>
          <w:moveFrom w:id="82" w:author="zhanpeng wang" w:date="2026-09-24T17:18:00Z" w16du:dateUtc="2026-09-24T09:18:00Z"/>
        </w:rPr>
      </w:pPr>
      <w:commentRangeStart w:id="83"/>
      <w:moveFrom w:id="84" w:author="zhanpeng wang" w:date="2026-09-24T17:18:00Z" w16du:dateUtc="2026-09-24T09:18:00Z">
        <w:r w:rsidDel="004C40AA">
          <w:rPr>
            <w:sz w:val="21"/>
            <w:szCs w:val="21"/>
          </w:rPr>
          <w:t>落到指标层面，安全子系统由四项指标构</w:t>
        </w:r>
        <w:commentRangeEnd w:id="83"/>
        <w:r w:rsidR="004C40AA" w:rsidDel="004C40AA">
          <w:rPr>
            <w:rStyle w:val="af2"/>
          </w:rPr>
          <w:commentReference w:id="83"/>
        </w:r>
        <w:r w:rsidDel="004C40AA">
          <w:rPr>
            <w:sz w:val="21"/>
            <w:szCs w:val="21"/>
          </w:rPr>
          <w:t>成。地方财力（</w:t>
        </w:r>
        <w:r w:rsidDel="004C40AA">
          <w:rPr>
            <w:sz w:val="21"/>
            <w:szCs w:val="21"/>
          </w:rPr>
          <w:t>S1</w:t>
        </w:r>
        <w:r w:rsidDel="004C40AA">
          <w:rPr>
            <w:sz w:val="21"/>
            <w:szCs w:val="21"/>
          </w:rPr>
          <w:t>，人均一般公共预算收入）是边疆治理、基层政权运转与公共服务供给的物质基础，财力薄弱则治理投入难以持续。城乡收入差距（</w:t>
        </w:r>
        <w:r w:rsidDel="004C40AA">
          <w:rPr>
            <w:sz w:val="21"/>
            <w:szCs w:val="21"/>
          </w:rPr>
          <w:t>S2</w:t>
        </w:r>
        <w:r w:rsidDel="004C40AA">
          <w:rPr>
            <w:sz w:val="21"/>
            <w:szCs w:val="21"/>
          </w:rPr>
          <w:t>，与全国差距的倍数）反映区域内部的社会均衡与共同富裕基础，差距过大容易积累社会矛盾、削弱人心凝聚力。居民医保财政补助（</w:t>
        </w:r>
        <w:r w:rsidDel="004C40AA">
          <w:rPr>
            <w:sz w:val="21"/>
            <w:szCs w:val="21"/>
          </w:rPr>
          <w:t>S3</w:t>
        </w:r>
        <w:r w:rsidDel="004C40AA">
          <w:rPr>
            <w:sz w:val="21"/>
            <w:szCs w:val="21"/>
          </w:rPr>
          <w:t>）与养老保险参保率（</w:t>
        </w:r>
        <w:r w:rsidDel="004C40AA">
          <w:rPr>
            <w:sz w:val="21"/>
            <w:szCs w:val="21"/>
          </w:rPr>
          <w:t>S4</w:t>
        </w:r>
        <w:r w:rsidDel="004C40AA">
          <w:rPr>
            <w:sz w:val="21"/>
            <w:szCs w:val="21"/>
          </w:rPr>
          <w:t>）代表民生兜底的力度与覆盖面，是改善民生、凝聚人心、维系边疆长期稳定的关键环节</w:t>
        </w:r>
        <w:r w:rsidDel="004C40AA">
          <w:rPr>
            <w:sz w:val="21"/>
            <w:szCs w:val="21"/>
            <w:vertAlign w:val="superscript"/>
          </w:rPr>
          <w:t>[35]</w:t>
        </w:r>
        <w:r w:rsidDel="004C40AA">
          <w:rPr>
            <w:sz w:val="21"/>
            <w:szCs w:val="21"/>
          </w:rPr>
          <w:t>。这四项指标与治藏方略</w:t>
        </w:r>
        <w:r w:rsidDel="004C40AA">
          <w:rPr>
            <w:rFonts w:hint="eastAsia"/>
            <w:sz w:val="21"/>
            <w:szCs w:val="21"/>
          </w:rPr>
          <w:t>“</w:t>
        </w:r>
        <w:r w:rsidDel="004C40AA">
          <w:rPr>
            <w:sz w:val="21"/>
            <w:szCs w:val="21"/>
          </w:rPr>
          <w:t>稳定</w:t>
        </w:r>
        <w:r w:rsidDel="004C40AA">
          <w:rPr>
            <w:rFonts w:hint="eastAsia"/>
            <w:sz w:val="21"/>
            <w:szCs w:val="21"/>
          </w:rPr>
          <w:t>”“</w:t>
        </w:r>
        <w:r w:rsidDel="004C40AA">
          <w:rPr>
            <w:sz w:val="21"/>
            <w:szCs w:val="21"/>
          </w:rPr>
          <w:t>强边</w:t>
        </w:r>
        <w:r w:rsidDel="004C40AA">
          <w:rPr>
            <w:rFonts w:hint="eastAsia"/>
            <w:sz w:val="21"/>
            <w:szCs w:val="21"/>
          </w:rPr>
          <w:t>”</w:t>
        </w:r>
        <w:r w:rsidDel="004C40AA">
          <w:rPr>
            <w:sz w:val="21"/>
            <w:szCs w:val="21"/>
          </w:rPr>
          <w:t>的任务内在相关，构成边疆安全屏障功能得以持续维系的制度性条件；受统计口径限制，它们是该功能的间接代理而非直接度量。</w:t>
        </w:r>
      </w:moveFrom>
    </w:p>
    <w:moveFromRangeEnd w:id="79"/>
    <w:p w14:paraId="47E2D172" w14:textId="77777777" w:rsidR="007C4D1F" w:rsidRDefault="009606D0">
      <w:pPr>
        <w:spacing w:before="160" w:after="80"/>
      </w:pPr>
      <w:r>
        <w:rPr>
          <w:rFonts w:eastAsia="黑体"/>
          <w:b/>
          <w:bCs/>
          <w:sz w:val="21"/>
          <w:szCs w:val="21"/>
        </w:rPr>
        <w:t>（四）作用机制与分析命题</w:t>
      </w:r>
    </w:p>
    <w:p w14:paraId="6389E851" w14:textId="77777777" w:rsidR="007C4D1F" w:rsidRDefault="009606D0">
      <w:pPr>
        <w:ind w:firstLine="420"/>
        <w:jc w:val="both"/>
      </w:pPr>
      <w:r>
        <w:rPr>
          <w:sz w:val="21"/>
          <w:szCs w:val="21"/>
        </w:rPr>
        <w:t>三个子系统通过若干作用链条彼此关联，共同影响整体协调，并不是简单的并列相加关系（见图</w:t>
      </w:r>
      <w:r>
        <w:rPr>
          <w:sz w:val="21"/>
          <w:szCs w:val="21"/>
        </w:rPr>
        <w:t>2</w:t>
      </w:r>
      <w:r>
        <w:rPr>
          <w:sz w:val="21"/>
          <w:szCs w:val="21"/>
        </w:rPr>
        <w:t>）。具体而言，安全通过降低制度风险与交易成本影响发展效率；生态通过提供约束边界并经由价值转化影响发展方式；发展则通过自身的改善速度，影响协调状态能否持续提升。基于此，本文提出三条分析命题。需要说明的是，本文的数据结构为单一地区十个年度观测且无对照组，不具备因果识别条件，因此这三条命题的作用是界定测度所要回答的内容，而不是接受统计检验：</w:t>
      </w:r>
      <w:r>
        <w:rPr>
          <w:sz w:val="21"/>
          <w:szCs w:val="21"/>
        </w:rPr>
        <w:t>H1</w:t>
      </w:r>
      <w:r>
        <w:rPr>
          <w:sz w:val="21"/>
          <w:szCs w:val="21"/>
        </w:rPr>
        <w:t>与</w:t>
      </w:r>
      <w:r>
        <w:rPr>
          <w:sz w:val="21"/>
          <w:szCs w:val="21"/>
        </w:rPr>
        <w:t>H2</w:t>
      </w:r>
      <w:r>
        <w:rPr>
          <w:sz w:val="21"/>
          <w:szCs w:val="21"/>
        </w:rPr>
        <w:t>用于交代三个子系统之间的结构关联，其经验含义有待后续以中介变量或面板数据识别；</w:t>
      </w:r>
      <w:r>
        <w:rPr>
          <w:sz w:val="21"/>
          <w:szCs w:val="21"/>
        </w:rPr>
        <w:t>H3</w:t>
      </w:r>
      <w:r>
        <w:rPr>
          <w:sz w:val="21"/>
          <w:szCs w:val="21"/>
        </w:rPr>
        <w:t>对应下文测度结果所要刻画的短板动态，测度可以显示短板是否发生转移，但这属于描述性判断。</w:t>
      </w:r>
    </w:p>
    <w:p w14:paraId="3CA24677" w14:textId="77777777" w:rsidR="007C4D1F" w:rsidRDefault="009606D0">
      <w:pPr>
        <w:ind w:firstLine="420"/>
        <w:jc w:val="both"/>
      </w:pPr>
      <w:r>
        <w:rPr>
          <w:sz w:val="21"/>
          <w:szCs w:val="21"/>
        </w:rPr>
        <w:t>命题</w:t>
      </w:r>
      <w:r>
        <w:rPr>
          <w:sz w:val="21"/>
          <w:szCs w:val="21"/>
        </w:rPr>
        <w:t>H1</w:t>
      </w:r>
      <w:r>
        <w:rPr>
          <w:sz w:val="21"/>
          <w:szCs w:val="21"/>
        </w:rPr>
        <w:t>（安全的降成本机制）：安全子系统通过稳定社会预期、夯实民生兜底与公共服务均等化，有助于降低制度风险、交易成本与发展的社会摩擦成本，从而在既定要素投入下取得更高的发展效率。</w:t>
      </w:r>
    </w:p>
    <w:p w14:paraId="3876114E" w14:textId="77777777" w:rsidR="007C4D1F" w:rsidRDefault="009606D0">
      <w:pPr>
        <w:ind w:firstLine="420"/>
        <w:jc w:val="both"/>
      </w:pPr>
      <w:r>
        <w:rPr>
          <w:sz w:val="21"/>
          <w:szCs w:val="21"/>
        </w:rPr>
        <w:t>命题</w:t>
      </w:r>
      <w:r>
        <w:rPr>
          <w:sz w:val="21"/>
          <w:szCs w:val="21"/>
        </w:rPr>
        <w:t>H2</w:t>
      </w:r>
      <w:r>
        <w:rPr>
          <w:sz w:val="21"/>
          <w:szCs w:val="21"/>
        </w:rPr>
        <w:t>（生态的价值转化机制）：生态对发展的作用，取决于地理势能向经济动能转化的通道是否畅通。西藏的生态优势根植于高海拔和垂直地理格局，由此形成水利势能、光伏效率与温差储能等</w:t>
      </w:r>
      <w:r>
        <w:rPr>
          <w:rFonts w:hint="eastAsia"/>
          <w:sz w:val="21"/>
          <w:szCs w:val="21"/>
        </w:rPr>
        <w:t>“</w:t>
      </w:r>
      <w:r>
        <w:rPr>
          <w:sz w:val="21"/>
          <w:szCs w:val="21"/>
        </w:rPr>
        <w:t>地理势能</w:t>
      </w:r>
      <w:r>
        <w:rPr>
          <w:rFonts w:hint="eastAsia"/>
          <w:sz w:val="21"/>
          <w:szCs w:val="21"/>
        </w:rPr>
        <w:t>”</w:t>
      </w:r>
      <w:r>
        <w:rPr>
          <w:sz w:val="21"/>
          <w:szCs w:val="21"/>
        </w:rPr>
        <w:t>禀赋</w:t>
      </w:r>
      <w:r>
        <w:rPr>
          <w:sz w:val="21"/>
          <w:szCs w:val="21"/>
          <w:vertAlign w:val="superscript"/>
        </w:rPr>
        <w:t>[36]</w:t>
      </w:r>
      <w:r>
        <w:rPr>
          <w:sz w:val="21"/>
          <w:szCs w:val="21"/>
        </w:rPr>
        <w:t>。随着清洁能源战略深化和特高压输电等技术进步，高海拔与垂直地理格局这一度被视为</w:t>
      </w:r>
      <w:r>
        <w:rPr>
          <w:rFonts w:hint="eastAsia"/>
          <w:sz w:val="21"/>
          <w:szCs w:val="21"/>
        </w:rPr>
        <w:t>“</w:t>
      </w:r>
      <w:r>
        <w:rPr>
          <w:sz w:val="21"/>
          <w:szCs w:val="21"/>
        </w:rPr>
        <w:t>地理劣势</w:t>
      </w:r>
      <w:r>
        <w:rPr>
          <w:rFonts w:hint="eastAsia"/>
          <w:sz w:val="21"/>
          <w:szCs w:val="21"/>
        </w:rPr>
        <w:t>”</w:t>
      </w:r>
      <w:r>
        <w:rPr>
          <w:sz w:val="21"/>
          <w:szCs w:val="21"/>
        </w:rPr>
        <w:t>的条件，正在转化为可开发的经济动能。据此可以预期：当藏电外送、生态文旅、碳汇交易等通道畅通时，生态与发展的关系可能由</w:t>
      </w:r>
      <w:r>
        <w:rPr>
          <w:rFonts w:hint="eastAsia"/>
          <w:sz w:val="21"/>
          <w:szCs w:val="21"/>
        </w:rPr>
        <w:t>“</w:t>
      </w:r>
      <w:r>
        <w:rPr>
          <w:sz w:val="21"/>
          <w:szCs w:val="21"/>
        </w:rPr>
        <w:t>约束关系</w:t>
      </w:r>
      <w:r>
        <w:rPr>
          <w:rFonts w:hint="eastAsia"/>
          <w:sz w:val="21"/>
          <w:szCs w:val="21"/>
        </w:rPr>
        <w:t>”</w:t>
      </w:r>
      <w:r>
        <w:rPr>
          <w:sz w:val="21"/>
          <w:szCs w:val="21"/>
        </w:rPr>
        <w:t>转为</w:t>
      </w:r>
      <w:r>
        <w:rPr>
          <w:rFonts w:hint="eastAsia"/>
          <w:sz w:val="21"/>
          <w:szCs w:val="21"/>
        </w:rPr>
        <w:t>“</w:t>
      </w:r>
      <w:r>
        <w:rPr>
          <w:sz w:val="21"/>
          <w:szCs w:val="21"/>
        </w:rPr>
        <w:t>协</w:t>
      </w:r>
      <w:r>
        <w:rPr>
          <w:sz w:val="21"/>
          <w:szCs w:val="21"/>
        </w:rPr>
        <w:lastRenderedPageBreak/>
        <w:t>同关系</w:t>
      </w:r>
      <w:r>
        <w:rPr>
          <w:rFonts w:hint="eastAsia"/>
          <w:sz w:val="21"/>
          <w:szCs w:val="21"/>
        </w:rPr>
        <w:t>”</w:t>
      </w:r>
      <w:r>
        <w:rPr>
          <w:sz w:val="21"/>
          <w:szCs w:val="21"/>
        </w:rPr>
        <w:t>；通道不畅时，生态优势则可能长期停留在资源形态而难以进入经济循环，已有研究对生态屏障建设与农牧民生计资本积累之间互促关系的考察，也指向转化通道本身的重要性</w:t>
      </w:r>
      <w:r>
        <w:rPr>
          <w:sz w:val="21"/>
          <w:szCs w:val="21"/>
          <w:vertAlign w:val="superscript"/>
        </w:rPr>
        <w:t>[37]</w:t>
      </w:r>
      <w:r>
        <w:rPr>
          <w:sz w:val="21"/>
          <w:szCs w:val="21"/>
        </w:rPr>
        <w:t>。</w:t>
      </w:r>
    </w:p>
    <w:p w14:paraId="2482C184" w14:textId="77777777" w:rsidR="007C4D1F" w:rsidRDefault="009606D0">
      <w:pPr>
        <w:ind w:firstLine="420"/>
        <w:jc w:val="both"/>
        <w:rPr>
          <w:sz w:val="21"/>
          <w:szCs w:val="21"/>
        </w:rPr>
      </w:pPr>
      <w:r>
        <w:rPr>
          <w:sz w:val="21"/>
          <w:szCs w:val="21"/>
        </w:rPr>
        <w:t>命题</w:t>
      </w:r>
      <w:r>
        <w:rPr>
          <w:sz w:val="21"/>
          <w:szCs w:val="21"/>
        </w:rPr>
        <w:t>H3</w:t>
      </w:r>
      <w:r>
        <w:rPr>
          <w:sz w:val="21"/>
          <w:szCs w:val="21"/>
        </w:rPr>
        <w:t>（短板的动态转移）：三元协调的相对短板并不固定于某一子系统，而是随三者改善速度的差异在安全、发展、生态之间发生转移，因此需要逐年识别，不能依赖单一年份的静态判断</w:t>
      </w:r>
      <w:r>
        <w:rPr>
          <w:rFonts w:hint="eastAsia"/>
          <w:sz w:val="21"/>
          <w:szCs w:val="21"/>
        </w:rPr>
        <w:t>。</w:t>
      </w:r>
    </w:p>
    <w:p w14:paraId="4746B92C" w14:textId="77777777" w:rsidR="007C4D1F" w:rsidRDefault="009606D0">
      <w:pPr>
        <w:spacing w:before="120" w:after="40"/>
        <w:jc w:val="center"/>
      </w:pPr>
      <w:r>
        <w:rPr>
          <w:noProof/>
        </w:rPr>
        <w:drawing>
          <wp:inline distT="0" distB="0" distL="0" distR="0" wp14:anchorId="57C4910E" wp14:editId="2AFDAD6A">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029200" cy="2822377"/>
                    </a:xfrm>
                    <a:prstGeom prst="rect">
                      <a:avLst/>
                    </a:prstGeom>
                  </pic:spPr>
                </pic:pic>
              </a:graphicData>
            </a:graphic>
          </wp:inline>
        </w:drawing>
      </w:r>
    </w:p>
    <w:p w14:paraId="7F3AAD1D" w14:textId="77777777" w:rsidR="007C4D1F" w:rsidRDefault="009606D0">
      <w:pPr>
        <w:spacing w:after="140"/>
        <w:jc w:val="center"/>
      </w:pPr>
      <w:r>
        <w:rPr>
          <w:rFonts w:eastAsia="黑体"/>
          <w:b/>
          <w:bCs/>
          <w:sz w:val="21"/>
          <w:szCs w:val="21"/>
        </w:rPr>
        <w:t>图</w:t>
      </w:r>
      <w:r>
        <w:rPr>
          <w:rFonts w:eastAsia="黑体"/>
          <w:b/>
          <w:bCs/>
          <w:sz w:val="21"/>
          <w:szCs w:val="21"/>
        </w:rPr>
        <w:t>2</w:t>
      </w:r>
      <w:r>
        <w:rPr>
          <w:rFonts w:eastAsia="黑体"/>
          <w:b/>
          <w:bCs/>
          <w:sz w:val="21"/>
          <w:szCs w:val="21"/>
        </w:rPr>
        <w:t xml:space="preserve">　</w:t>
      </w:r>
      <w:r>
        <w:rPr>
          <w:rFonts w:eastAsia="黑体" w:hint="eastAsia"/>
          <w:b/>
          <w:bCs/>
          <w:sz w:val="21"/>
          <w:szCs w:val="21"/>
        </w:rPr>
        <w:t>“</w:t>
      </w:r>
      <w:r>
        <w:rPr>
          <w:rFonts w:eastAsia="黑体"/>
          <w:b/>
          <w:bCs/>
          <w:sz w:val="21"/>
          <w:szCs w:val="21"/>
        </w:rPr>
        <w:t>安全</w:t>
      </w:r>
      <w:r>
        <w:rPr>
          <w:rFonts w:eastAsia="黑体" w:hint="eastAsia"/>
          <w:b/>
          <w:bCs/>
          <w:sz w:val="21"/>
          <w:szCs w:val="21"/>
        </w:rPr>
        <w:t>—</w:t>
      </w:r>
      <w:r>
        <w:rPr>
          <w:rFonts w:eastAsia="黑体"/>
          <w:b/>
          <w:bCs/>
          <w:sz w:val="21"/>
          <w:szCs w:val="21"/>
        </w:rPr>
        <w:t>发展</w:t>
      </w:r>
      <w:r>
        <w:rPr>
          <w:rFonts w:eastAsia="黑体" w:hint="eastAsia"/>
          <w:b/>
          <w:bCs/>
          <w:sz w:val="21"/>
          <w:szCs w:val="21"/>
        </w:rPr>
        <w:t>—</w:t>
      </w:r>
      <w:r>
        <w:rPr>
          <w:rFonts w:eastAsia="黑体"/>
          <w:b/>
          <w:bCs/>
          <w:sz w:val="21"/>
          <w:szCs w:val="21"/>
        </w:rPr>
        <w:t>生态</w:t>
      </w:r>
      <w:r>
        <w:rPr>
          <w:rFonts w:eastAsia="黑体" w:hint="eastAsia"/>
          <w:b/>
          <w:bCs/>
          <w:sz w:val="21"/>
          <w:szCs w:val="21"/>
        </w:rPr>
        <w:t>”</w:t>
      </w:r>
      <w:r>
        <w:rPr>
          <w:rFonts w:eastAsia="黑体"/>
          <w:b/>
          <w:bCs/>
          <w:sz w:val="21"/>
          <w:szCs w:val="21"/>
        </w:rPr>
        <w:t>作用机制链条与分析命题</w:t>
      </w:r>
    </w:p>
    <w:p w14:paraId="09103377" w14:textId="77777777" w:rsidR="007C4D1F" w:rsidRDefault="009606D0">
      <w:pPr>
        <w:spacing w:after="140"/>
        <w:jc w:val="both"/>
      </w:pPr>
      <w:r>
        <w:rPr>
          <w:sz w:val="18"/>
          <w:szCs w:val="18"/>
        </w:rPr>
        <w:t>注：图中箭头表示结构性关联。</w:t>
      </w:r>
    </w:p>
    <w:p w14:paraId="4D930E82" w14:textId="77777777" w:rsidR="007C4D1F" w:rsidRDefault="009606D0">
      <w:pPr>
        <w:spacing w:before="260" w:after="120"/>
      </w:pPr>
      <w:r>
        <w:rPr>
          <w:rFonts w:eastAsia="黑体"/>
          <w:b/>
          <w:bCs/>
          <w:sz w:val="28"/>
          <w:szCs w:val="28"/>
        </w:rPr>
        <w:t>三、指标体系、数据与方法</w:t>
      </w:r>
    </w:p>
    <w:p w14:paraId="1DA0667F" w14:textId="77777777" w:rsidR="007C4D1F" w:rsidRDefault="009606D0">
      <w:pPr>
        <w:spacing w:before="160" w:after="80"/>
      </w:pPr>
      <w:r>
        <w:rPr>
          <w:rFonts w:eastAsia="黑体"/>
          <w:b/>
          <w:bCs/>
          <w:sz w:val="21"/>
          <w:szCs w:val="21"/>
        </w:rPr>
        <w:t>（一）指标体系构建</w:t>
      </w:r>
    </w:p>
    <w:p w14:paraId="2D88E4BD" w14:textId="2E64FAE2" w:rsidR="007C4D1F" w:rsidRDefault="004C40AA" w:rsidP="004C40AA">
      <w:pPr>
        <w:ind w:firstLine="420"/>
        <w:jc w:val="both"/>
        <w:rPr>
          <w:sz w:val="21"/>
          <w:szCs w:val="21"/>
        </w:rPr>
      </w:pPr>
      <w:ins w:id="85" w:author="zhanpeng wang" w:date="2026-09-24T17:20:00Z">
        <w:r w:rsidRPr="004C40AA">
          <w:rPr>
            <w:sz w:val="21"/>
            <w:szCs w:val="21"/>
          </w:rPr>
          <w:t>指标体系按</w:t>
        </w:r>
        <w:r w:rsidRPr="004C40AA">
          <w:rPr>
            <w:sz w:val="21"/>
            <w:szCs w:val="21"/>
          </w:rPr>
          <w:t>“</w:t>
        </w:r>
        <w:r w:rsidRPr="004C40AA">
          <w:rPr>
            <w:sz w:val="21"/>
            <w:szCs w:val="21"/>
          </w:rPr>
          <w:t>战略功能</w:t>
        </w:r>
        <w:r w:rsidRPr="004C40AA">
          <w:rPr>
            <w:sz w:val="21"/>
            <w:szCs w:val="21"/>
          </w:rPr>
          <w:t>—</w:t>
        </w:r>
        <w:r w:rsidRPr="004C40AA">
          <w:rPr>
            <w:sz w:val="21"/>
            <w:szCs w:val="21"/>
          </w:rPr>
          <w:t>理论构念</w:t>
        </w:r>
        <w:r w:rsidRPr="004C40AA">
          <w:rPr>
            <w:sz w:val="21"/>
            <w:szCs w:val="21"/>
          </w:rPr>
          <w:t>—</w:t>
        </w:r>
        <w:r w:rsidRPr="004C40AA">
          <w:rPr>
            <w:sz w:val="21"/>
            <w:szCs w:val="21"/>
          </w:rPr>
          <w:t>统计指标</w:t>
        </w:r>
        <w:r w:rsidRPr="004C40AA">
          <w:rPr>
            <w:sz w:val="21"/>
            <w:szCs w:val="21"/>
          </w:rPr>
          <w:t>”</w:t>
        </w:r>
        <w:r w:rsidRPr="004C40AA">
          <w:rPr>
            <w:sz w:val="21"/>
            <w:szCs w:val="21"/>
          </w:rPr>
          <w:t>的逐级映射构建：先由第二部分界定的三类功能确定各子系统所要刻画的内容，再为每个构念选取具有连续、公开、可比年度序列的统计指标。</w:t>
        </w:r>
      </w:ins>
      <w:r w:rsidR="009606D0">
        <w:rPr>
          <w:sz w:val="21"/>
          <w:szCs w:val="21"/>
        </w:rPr>
        <w:t>指标筛选时剔除了规模与质量信息重复的变量、方向存在结构性歧义的变量，以及公开数据缺失或统计口径不连续的变量。据此作如下处理：地区生产总值不再作为独立评价指标，仅用于计算外向度；第三产业增加值比重对高质量发展的作用方向难以单向判定，故不纳入综合测度；接待游客总人数用于表征文旅发展动能，纳入发展子系统；货物进出口总额以其占地区生产总值的比重衡量区域外向度。</w:t>
      </w:r>
      <w:r w:rsidR="009606D0">
        <w:rPr>
          <w:sz w:val="21"/>
          <w:szCs w:val="21"/>
        </w:rPr>
        <w:t>D5</w:t>
      </w:r>
      <w:r w:rsidR="009606D0">
        <w:rPr>
          <w:sz w:val="21"/>
          <w:szCs w:val="21"/>
        </w:rPr>
        <w:t>采用发电量总量而非人均值，原因在于清洁能源动能的经济意义主要体现为可外送的总体规模，人均化会削弱这一含义。经上述筛选，最终形成包含</w:t>
      </w:r>
      <w:r w:rsidR="009606D0">
        <w:rPr>
          <w:sz w:val="21"/>
          <w:szCs w:val="21"/>
        </w:rPr>
        <w:t>3</w:t>
      </w:r>
      <w:r w:rsidR="009606D0">
        <w:rPr>
          <w:sz w:val="21"/>
          <w:szCs w:val="21"/>
        </w:rPr>
        <w:t>个子系统、</w:t>
      </w:r>
      <w:r w:rsidR="009606D0">
        <w:rPr>
          <w:sz w:val="21"/>
          <w:szCs w:val="21"/>
        </w:rPr>
        <w:t>13</w:t>
      </w:r>
      <w:r w:rsidR="009606D0">
        <w:rPr>
          <w:sz w:val="21"/>
          <w:szCs w:val="21"/>
        </w:rPr>
        <w:t>项指标的评价体系。</w:t>
      </w:r>
      <w:del w:id="86" w:author="zhanpeng wang" w:date="2026-09-24T17:21:00Z" w16du:dateUtc="2026-09-24T09:21:00Z">
        <w:r w:rsidR="009606D0" w:rsidDel="004C40AA">
          <w:rPr>
            <w:sz w:val="21"/>
            <w:szCs w:val="21"/>
          </w:rPr>
          <w:delText>发展与生态两个子系统沿用既有高质量发展评价与生态评价研究的常见指标口径；安全子系统缺乏现成口径，其构念界定与指标对应已在第二部分单独说明。</w:delText>
        </w:r>
      </w:del>
      <w:ins w:id="87" w:author="zhanpeng wang" w:date="2026-09-24T17:21:00Z">
        <w:r w:rsidRPr="004C40AA">
          <w:rPr>
            <w:sz w:val="21"/>
            <w:szCs w:val="21"/>
          </w:rPr>
          <w:t>三个子系统的构念与指标对应分述如下。</w:t>
        </w:r>
      </w:ins>
    </w:p>
    <w:p w14:paraId="3B14E6E6" w14:textId="63BC7A5E" w:rsidR="004C40AA" w:rsidRDefault="009606D0" w:rsidP="004C40AA">
      <w:pPr>
        <w:ind w:firstLine="420"/>
        <w:jc w:val="both"/>
        <w:rPr>
          <w:ins w:id="88" w:author="zhanpeng wang" w:date="2026-09-24T17:18:00Z" w16du:dateUtc="2026-09-24T09:18:00Z"/>
          <w:sz w:val="21"/>
          <w:szCs w:val="21"/>
        </w:rPr>
      </w:pPr>
      <w:r>
        <w:rPr>
          <w:sz w:val="21"/>
          <w:szCs w:val="21"/>
        </w:rPr>
        <w:t>需要说明的是，</w:t>
      </w:r>
      <w:r>
        <w:rPr>
          <w:sz w:val="21"/>
          <w:szCs w:val="21"/>
        </w:rPr>
        <w:t>S2</w:t>
      </w:r>
      <w:r>
        <w:rPr>
          <w:sz w:val="21"/>
          <w:szCs w:val="21"/>
        </w:rPr>
        <w:t>（城乡居民收入比与全国差距）与</w:t>
      </w:r>
      <w:r>
        <w:rPr>
          <w:sz w:val="21"/>
          <w:szCs w:val="21"/>
        </w:rPr>
        <w:t>D2</w:t>
      </w:r>
      <w:r>
        <w:rPr>
          <w:sz w:val="21"/>
          <w:szCs w:val="21"/>
        </w:rPr>
        <w:t>（农村居民人均收入相对全国水平）均由西藏与全国的城乡居民收入数据派生，两者在原始数据上存在交集。保留二者是因为其</w:t>
      </w:r>
      <w:ins w:id="89" w:author="zhanpeng wang" w:date="2026-09-26T15:05:00Z" w16du:dateUtc="2026-09-26T07:05:00Z">
        <w:r w:rsidR="00D5648E">
          <w:rPr>
            <w:rFonts w:hint="eastAsia"/>
            <w:sz w:val="21"/>
            <w:szCs w:val="21"/>
          </w:rPr>
          <w:t>测度内涵</w:t>
        </w:r>
      </w:ins>
      <w:del w:id="90" w:author="zhanpeng wang" w:date="2026-09-26T15:05:00Z" w16du:dateUtc="2026-09-26T07:05:00Z">
        <w:r w:rsidDel="00D5648E">
          <w:rPr>
            <w:rFonts w:hint="eastAsia"/>
            <w:sz w:val="21"/>
            <w:szCs w:val="21"/>
            <w:highlight w:val="yellow"/>
            <w:rPrChange w:id="91" w:author="glora" w:date="2026-09-24T14:56:00Z">
              <w:rPr>
                <w:rFonts w:hint="eastAsia"/>
                <w:sz w:val="21"/>
                <w:szCs w:val="21"/>
              </w:rPr>
            </w:rPrChange>
          </w:rPr>
          <w:delText>构念</w:delText>
        </w:r>
      </w:del>
      <w:r>
        <w:rPr>
          <w:sz w:val="21"/>
          <w:szCs w:val="21"/>
        </w:rPr>
        <w:t>指向不同：</w:t>
      </w:r>
      <w:r>
        <w:rPr>
          <w:sz w:val="21"/>
          <w:szCs w:val="21"/>
        </w:rPr>
        <w:t>D2</w:t>
      </w:r>
      <w:r>
        <w:rPr>
          <w:sz w:val="21"/>
          <w:szCs w:val="21"/>
        </w:rPr>
        <w:t>对应发展追赶的成果水平，</w:t>
      </w:r>
      <w:r>
        <w:rPr>
          <w:sz w:val="21"/>
          <w:szCs w:val="21"/>
        </w:rPr>
        <w:t>S2</w:t>
      </w:r>
      <w:r>
        <w:rPr>
          <w:sz w:val="21"/>
          <w:szCs w:val="21"/>
        </w:rPr>
        <w:t>对应城乡之间的分配均衡；但跨子系统的这一信息交集会拉近安全与发展两个子系统的取值，从而在一定程度上压低测得的失衡幅度。这是下文失衡惩罚项普遍偏小的可能来源之一，也是本文指标设计的一项已知约束。</w:t>
      </w:r>
    </w:p>
    <w:p w14:paraId="77BBEEE3" w14:textId="0E344AF3" w:rsidR="007C4D1F" w:rsidRDefault="004C40AA" w:rsidP="00F566F6">
      <w:pPr>
        <w:ind w:firstLine="420"/>
        <w:jc w:val="both"/>
        <w:rPr>
          <w:ins w:id="92" w:author="zhanpeng wang" w:date="2026-09-24T17:30:00Z" w16du:dateUtc="2026-09-24T09:30:00Z"/>
          <w:sz w:val="21"/>
          <w:szCs w:val="21"/>
        </w:rPr>
      </w:pPr>
      <w:ins w:id="93" w:author="zhanpeng wang" w:date="2026-09-24T17:22:00Z">
        <w:r w:rsidRPr="004C40AA">
          <w:rPr>
            <w:sz w:val="21"/>
            <w:szCs w:val="21"/>
          </w:rPr>
          <w:t>安全子系统刻画边疆安全屏障功能的维系条件。</w:t>
        </w:r>
      </w:ins>
      <w:moveToRangeStart w:id="94" w:author="zhanpeng wang" w:date="2026-09-24T17:18:00Z" w:name="move241162746"/>
      <w:ins w:id="95" w:author="zhanpeng wang" w:date="2026-09-24T17:18:00Z">
        <w:r w:rsidRPr="004C40AA">
          <w:rPr>
            <w:sz w:val="21"/>
            <w:szCs w:val="21"/>
          </w:rPr>
          <w:t>本文所称</w:t>
        </w:r>
      </w:ins>
      <w:ins w:id="96" w:author="zhanpeng wang" w:date="2026-09-26T15:05:00Z" w16du:dateUtc="2026-09-26T07:05:00Z">
        <w:r w:rsidR="00D5648E">
          <w:rPr>
            <w:rFonts w:hint="eastAsia"/>
            <w:sz w:val="21"/>
            <w:szCs w:val="21"/>
          </w:rPr>
          <w:t>“</w:t>
        </w:r>
      </w:ins>
      <w:ins w:id="97" w:author="zhanpeng wang" w:date="2026-09-24T17:18:00Z">
        <w:r w:rsidRPr="004C40AA">
          <w:rPr>
            <w:sz w:val="21"/>
            <w:szCs w:val="21"/>
          </w:rPr>
          <w:t>安全</w:t>
        </w:r>
      </w:ins>
      <w:ins w:id="98" w:author="zhanpeng wang" w:date="2026-09-26T15:05:00Z" w16du:dateUtc="2026-09-26T07:05:00Z">
        <w:r w:rsidR="00D5648E">
          <w:rPr>
            <w:rFonts w:hint="eastAsia"/>
            <w:sz w:val="21"/>
            <w:szCs w:val="21"/>
          </w:rPr>
          <w:t>”</w:t>
        </w:r>
      </w:ins>
      <w:ins w:id="99" w:author="zhanpeng wang" w:date="2026-09-24T17:18:00Z">
        <w:r w:rsidRPr="004C40AA">
          <w:rPr>
            <w:sz w:val="21"/>
            <w:szCs w:val="21"/>
          </w:rPr>
          <w:t>，指稳定与强边所要求的边疆安全屏障功能及其持续维系能力。边防投入、基层治理、社会治安等更直接的变量缺乏连续、公开、可比的省级年度序列，因此本文转而观测能够反映该功能维系状况的制度性条件</w:t>
        </w:r>
      </w:ins>
      <w:ins w:id="100" w:author="zhanpeng wang" w:date="2026-09-24T17:27:00Z" w16du:dateUtc="2026-09-24T09:27:00Z">
        <w:r w:rsidR="00F566F6">
          <w:rPr>
            <w:rFonts w:hint="eastAsia"/>
            <w:sz w:val="21"/>
            <w:szCs w:val="21"/>
          </w:rPr>
          <w:t>，选取四项指标，</w:t>
        </w:r>
      </w:ins>
      <w:ins w:id="101" w:author="zhanpeng wang" w:date="2026-09-24T17:18:00Z">
        <w:r w:rsidRPr="004C40AA">
          <w:rPr>
            <w:sz w:val="21"/>
            <w:szCs w:val="21"/>
          </w:rPr>
          <w:t>地方财力（</w:t>
        </w:r>
        <w:r w:rsidRPr="004C40AA">
          <w:rPr>
            <w:sz w:val="21"/>
            <w:szCs w:val="21"/>
          </w:rPr>
          <w:t>S1</w:t>
        </w:r>
        <w:r w:rsidRPr="004C40AA">
          <w:rPr>
            <w:sz w:val="21"/>
            <w:szCs w:val="21"/>
          </w:rPr>
          <w:t>，人均一般公共预算收入）是边疆治理、基层政权运转与公共服务供给的</w:t>
        </w:r>
        <w:r w:rsidRPr="004C40AA">
          <w:rPr>
            <w:sz w:val="21"/>
            <w:szCs w:val="21"/>
          </w:rPr>
          <w:lastRenderedPageBreak/>
          <w:t>物质基础，财力薄弱则治理投入难以持续。城乡收入差距（</w:t>
        </w:r>
        <w:r w:rsidRPr="004C40AA">
          <w:rPr>
            <w:sz w:val="21"/>
            <w:szCs w:val="21"/>
          </w:rPr>
          <w:t>S2</w:t>
        </w:r>
        <w:r w:rsidRPr="004C40AA">
          <w:rPr>
            <w:sz w:val="21"/>
            <w:szCs w:val="21"/>
          </w:rPr>
          <w:t>，与全国差距的倍数）反映区域内部的社会均衡与共同富裕基础，差距过大容易积累社会矛盾、削弱人心凝聚力。居民医保财政补助（</w:t>
        </w:r>
        <w:r w:rsidRPr="004C40AA">
          <w:rPr>
            <w:sz w:val="21"/>
            <w:szCs w:val="21"/>
          </w:rPr>
          <w:t>S3</w:t>
        </w:r>
        <w:r w:rsidRPr="004C40AA">
          <w:rPr>
            <w:sz w:val="21"/>
            <w:szCs w:val="21"/>
          </w:rPr>
          <w:t>）与养老保险参保率（</w:t>
        </w:r>
        <w:r w:rsidRPr="004C40AA">
          <w:rPr>
            <w:sz w:val="21"/>
            <w:szCs w:val="21"/>
          </w:rPr>
          <w:t>S4</w:t>
        </w:r>
        <w:r w:rsidRPr="004C40AA">
          <w:rPr>
            <w:sz w:val="21"/>
            <w:szCs w:val="21"/>
          </w:rPr>
          <w:t>）代表民生兜底的力度与覆盖面，是改善民生、凝聚人心、维系边疆长期稳定的关键环节</w:t>
        </w:r>
        <w:r w:rsidRPr="004C40AA">
          <w:rPr>
            <w:sz w:val="21"/>
            <w:szCs w:val="21"/>
            <w:vertAlign w:val="superscript"/>
          </w:rPr>
          <w:t>[35]</w:t>
        </w:r>
        <w:r w:rsidRPr="004C40AA">
          <w:rPr>
            <w:sz w:val="21"/>
            <w:szCs w:val="21"/>
          </w:rPr>
          <w:t>。这四项指标与治藏方略</w:t>
        </w:r>
      </w:ins>
      <w:ins w:id="102" w:author="zhanpeng wang" w:date="2026-09-26T15:05:00Z" w16du:dateUtc="2026-09-26T07:05:00Z">
        <w:r w:rsidR="00D5648E">
          <w:rPr>
            <w:rFonts w:hint="eastAsia"/>
            <w:sz w:val="21"/>
            <w:szCs w:val="21"/>
          </w:rPr>
          <w:t>“</w:t>
        </w:r>
      </w:ins>
      <w:ins w:id="103" w:author="zhanpeng wang" w:date="2026-09-24T17:18:00Z">
        <w:r w:rsidRPr="004C40AA">
          <w:rPr>
            <w:sz w:val="21"/>
            <w:szCs w:val="21"/>
          </w:rPr>
          <w:t>稳定</w:t>
        </w:r>
      </w:ins>
      <w:ins w:id="104" w:author="zhanpeng wang" w:date="2026-09-26T15:05:00Z" w16du:dateUtc="2026-09-26T07:05:00Z">
        <w:r w:rsidR="00D5648E">
          <w:rPr>
            <w:rFonts w:hint="eastAsia"/>
            <w:sz w:val="21"/>
            <w:szCs w:val="21"/>
          </w:rPr>
          <w:t>”“</w:t>
        </w:r>
      </w:ins>
      <w:ins w:id="105" w:author="zhanpeng wang" w:date="2026-09-24T17:18:00Z">
        <w:r w:rsidRPr="004C40AA">
          <w:rPr>
            <w:sz w:val="21"/>
            <w:szCs w:val="21"/>
          </w:rPr>
          <w:t>强边</w:t>
        </w:r>
      </w:ins>
      <w:ins w:id="106" w:author="zhanpeng wang" w:date="2026-09-26T15:05:00Z" w16du:dateUtc="2026-09-26T07:05:00Z">
        <w:r w:rsidR="00D5648E">
          <w:rPr>
            <w:rFonts w:hint="eastAsia"/>
            <w:sz w:val="21"/>
            <w:szCs w:val="21"/>
          </w:rPr>
          <w:t>”</w:t>
        </w:r>
      </w:ins>
      <w:ins w:id="107" w:author="zhanpeng wang" w:date="2026-09-24T17:18:00Z">
        <w:r w:rsidRPr="004C40AA">
          <w:rPr>
            <w:sz w:val="21"/>
            <w:szCs w:val="21"/>
          </w:rPr>
          <w:t>的任务内在相关；受统计口径限制，它们是该功能的间接代理而非直接度量。</w:t>
        </w:r>
      </w:ins>
      <w:moveToRangeEnd w:id="94"/>
    </w:p>
    <w:p w14:paraId="7E3F933B" w14:textId="12FAC28D" w:rsidR="00F566F6" w:rsidRPr="00F566F6" w:rsidRDefault="00F566F6" w:rsidP="00F566F6">
      <w:pPr>
        <w:ind w:firstLine="420"/>
        <w:jc w:val="both"/>
        <w:rPr>
          <w:ins w:id="108" w:author="zhanpeng wang" w:date="2026-09-24T17:30:00Z"/>
          <w:sz w:val="21"/>
          <w:szCs w:val="21"/>
        </w:rPr>
      </w:pPr>
      <w:ins w:id="109" w:author="zhanpeng wang" w:date="2026-09-24T17:30:00Z">
        <w:r w:rsidRPr="00F566F6">
          <w:rPr>
            <w:sz w:val="21"/>
            <w:szCs w:val="21"/>
          </w:rPr>
          <w:t>发展子系统刻画在安全底线与生态边界之间创造价值的成效，对应治藏方略的</w:t>
        </w:r>
      </w:ins>
      <w:ins w:id="110" w:author="zhanpeng wang" w:date="2026-09-26T15:05:00Z" w16du:dateUtc="2026-09-26T07:05:00Z">
        <w:r w:rsidR="00D5648E">
          <w:rPr>
            <w:rFonts w:hint="eastAsia"/>
            <w:sz w:val="21"/>
            <w:szCs w:val="21"/>
          </w:rPr>
          <w:t>“</w:t>
        </w:r>
      </w:ins>
      <w:ins w:id="111" w:author="zhanpeng wang" w:date="2026-09-24T17:30:00Z">
        <w:r w:rsidRPr="00F566F6">
          <w:rPr>
            <w:sz w:val="21"/>
            <w:szCs w:val="21"/>
          </w:rPr>
          <w:t>发展</w:t>
        </w:r>
      </w:ins>
      <w:ins w:id="112" w:author="zhanpeng wang" w:date="2026-09-26T15:05:00Z" w16du:dateUtc="2026-09-26T07:05:00Z">
        <w:r w:rsidR="00D5648E">
          <w:rPr>
            <w:rFonts w:hint="eastAsia"/>
            <w:sz w:val="21"/>
            <w:szCs w:val="21"/>
          </w:rPr>
          <w:t>”</w:t>
        </w:r>
      </w:ins>
      <w:ins w:id="113" w:author="zhanpeng wang" w:date="2026-09-24T17:30:00Z">
        <w:r w:rsidRPr="00F566F6">
          <w:rPr>
            <w:sz w:val="21"/>
            <w:szCs w:val="21"/>
          </w:rPr>
          <w:t>任务与高原经济高质量发展先行区建设要求，从追赶水平与发展动能两个层面选取五项指标。人均</w:t>
        </w:r>
        <w:r w:rsidRPr="00F566F6">
          <w:rPr>
            <w:sz w:val="21"/>
            <w:szCs w:val="21"/>
          </w:rPr>
          <w:t>GDP</w:t>
        </w:r>
        <w:r w:rsidRPr="00F566F6">
          <w:rPr>
            <w:sz w:val="21"/>
            <w:szCs w:val="21"/>
          </w:rPr>
          <w:t>相对全国水平（</w:t>
        </w:r>
        <w:r w:rsidRPr="00F566F6">
          <w:rPr>
            <w:sz w:val="21"/>
            <w:szCs w:val="21"/>
          </w:rPr>
          <w:t>D1</w:t>
        </w:r>
        <w:r w:rsidRPr="00F566F6">
          <w:rPr>
            <w:sz w:val="21"/>
            <w:szCs w:val="21"/>
          </w:rPr>
          <w:t>）衡量西藏相对全国的发展追赶程度，取相对值是为了让评价尺度对标国家整体水平；农村居民人均可支配收入相对全国水平（</w:t>
        </w:r>
        <w:r w:rsidRPr="00F566F6">
          <w:rPr>
            <w:sz w:val="21"/>
            <w:szCs w:val="21"/>
          </w:rPr>
          <w:t>D2</w:t>
        </w:r>
        <w:r w:rsidRPr="00F566F6">
          <w:rPr>
            <w:sz w:val="21"/>
            <w:szCs w:val="21"/>
          </w:rPr>
          <w:t>）衡量发展成果向农牧民的传导，农牧区是西藏收入追赶的关键环节。其余三项对应西藏发展动能的三个主要来源：外向度（</w:t>
        </w:r>
        <w:r w:rsidRPr="00F566F6">
          <w:rPr>
            <w:sz w:val="21"/>
            <w:szCs w:val="21"/>
          </w:rPr>
          <w:t>D3</w:t>
        </w:r>
        <w:r w:rsidRPr="00F566F6">
          <w:rPr>
            <w:sz w:val="21"/>
            <w:szCs w:val="21"/>
          </w:rPr>
          <w:t>）衡量依托边境口岸与对外通道的开放发展；人均接待游客（</w:t>
        </w:r>
        <w:r w:rsidRPr="00F566F6">
          <w:rPr>
            <w:sz w:val="21"/>
            <w:szCs w:val="21"/>
          </w:rPr>
          <w:t>D4</w:t>
        </w:r>
        <w:r w:rsidRPr="00F566F6">
          <w:rPr>
            <w:sz w:val="21"/>
            <w:szCs w:val="21"/>
          </w:rPr>
          <w:t>）衡量依托高原生态与民族文化资源的文旅动能；发电量（</w:t>
        </w:r>
        <w:r w:rsidRPr="00F566F6">
          <w:rPr>
            <w:sz w:val="21"/>
            <w:szCs w:val="21"/>
          </w:rPr>
          <w:t>D5</w:t>
        </w:r>
        <w:r w:rsidRPr="00F566F6">
          <w:rPr>
            <w:sz w:val="21"/>
            <w:szCs w:val="21"/>
          </w:rPr>
          <w:t>）衡量以水电、光伏为主体的清洁能源动能，即</w:t>
        </w:r>
        <w:r w:rsidRPr="00F566F6">
          <w:rPr>
            <w:sz w:val="21"/>
            <w:szCs w:val="21"/>
          </w:rPr>
          <w:t>H2</w:t>
        </w:r>
        <w:r w:rsidRPr="00F566F6">
          <w:rPr>
            <w:sz w:val="21"/>
            <w:szCs w:val="21"/>
          </w:rPr>
          <w:t>所说</w:t>
        </w:r>
      </w:ins>
      <w:ins w:id="114" w:author="zhanpeng wang" w:date="2026-09-26T15:05:00Z" w16du:dateUtc="2026-09-26T07:05:00Z">
        <w:r w:rsidR="00D5648E">
          <w:rPr>
            <w:rFonts w:hint="eastAsia"/>
            <w:sz w:val="21"/>
            <w:szCs w:val="21"/>
          </w:rPr>
          <w:t>“</w:t>
        </w:r>
      </w:ins>
      <w:ins w:id="115" w:author="zhanpeng wang" w:date="2026-09-24T17:30:00Z">
        <w:r w:rsidRPr="00F566F6">
          <w:rPr>
            <w:sz w:val="21"/>
            <w:szCs w:val="21"/>
          </w:rPr>
          <w:t>地理势能</w:t>
        </w:r>
      </w:ins>
      <w:ins w:id="116" w:author="zhanpeng wang" w:date="2026-09-26T15:05:00Z" w16du:dateUtc="2026-09-26T07:05:00Z">
        <w:r w:rsidR="00D5648E">
          <w:rPr>
            <w:rFonts w:hint="eastAsia"/>
            <w:sz w:val="21"/>
            <w:szCs w:val="21"/>
          </w:rPr>
          <w:t>”</w:t>
        </w:r>
      </w:ins>
      <w:ins w:id="117" w:author="zhanpeng wang" w:date="2026-09-24T17:30:00Z">
        <w:r w:rsidRPr="00F566F6">
          <w:rPr>
            <w:sz w:val="21"/>
            <w:szCs w:val="21"/>
          </w:rPr>
          <w:t>向经济动能转化的规模。</w:t>
        </w:r>
        <w:r w:rsidRPr="00F566F6">
          <w:rPr>
            <w:sz w:val="21"/>
            <w:szCs w:val="21"/>
          </w:rPr>
          <w:t>D5</w:t>
        </w:r>
        <w:r w:rsidRPr="00F566F6">
          <w:rPr>
            <w:sz w:val="21"/>
            <w:szCs w:val="21"/>
          </w:rPr>
          <w:t>与清洁能源相关，但衡量的是经济产出规模，因而计入发展子系统而非生态子系统，这一归类对结果的影响见第六部分。</w:t>
        </w:r>
      </w:ins>
    </w:p>
    <w:p w14:paraId="0995A28C" w14:textId="339A921E" w:rsidR="00F566F6" w:rsidRPr="00F566F6" w:rsidRDefault="00F566F6" w:rsidP="00F566F6">
      <w:pPr>
        <w:ind w:firstLine="420"/>
        <w:jc w:val="both"/>
        <w:rPr>
          <w:sz w:val="21"/>
          <w:szCs w:val="21"/>
        </w:rPr>
      </w:pPr>
      <w:ins w:id="118" w:author="zhanpeng wang" w:date="2026-09-24T17:30:00Z">
        <w:r w:rsidRPr="00F566F6">
          <w:rPr>
            <w:sz w:val="21"/>
            <w:szCs w:val="21"/>
          </w:rPr>
          <w:t>生态子系统刻画生态安全屏障功能的守护程度。如第二部分所述，生态在三元结构中是发展不可逾越的上界，评价所测的是对这一边界的守护状况，而非生态产出的绝对水平，因此沿</w:t>
        </w:r>
      </w:ins>
      <w:ins w:id="119" w:author="zhanpeng wang" w:date="2026-09-26T15:05:00Z" w16du:dateUtc="2026-09-26T07:05:00Z">
        <w:r w:rsidR="00D5648E">
          <w:rPr>
            <w:rFonts w:hint="eastAsia"/>
            <w:sz w:val="21"/>
            <w:szCs w:val="21"/>
          </w:rPr>
          <w:t>“</w:t>
        </w:r>
      </w:ins>
      <w:ins w:id="120" w:author="zhanpeng wang" w:date="2026-09-24T17:30:00Z">
        <w:r w:rsidRPr="00F566F6">
          <w:rPr>
            <w:sz w:val="21"/>
            <w:szCs w:val="21"/>
          </w:rPr>
          <w:t>生态本底</w:t>
        </w:r>
      </w:ins>
      <w:ins w:id="121" w:author="zhanpeng wang" w:date="2026-09-26T15:06:00Z" w16du:dateUtc="2026-09-26T07:06:00Z">
        <w:r w:rsidR="00D5648E">
          <w:rPr>
            <w:rFonts w:hint="eastAsia"/>
            <w:sz w:val="21"/>
            <w:szCs w:val="21"/>
          </w:rPr>
          <w:t>—</w:t>
        </w:r>
      </w:ins>
      <w:ins w:id="122" w:author="zhanpeng wang" w:date="2026-09-24T17:30:00Z">
        <w:r w:rsidRPr="00F566F6">
          <w:rPr>
            <w:sz w:val="21"/>
            <w:szCs w:val="21"/>
          </w:rPr>
          <w:t>环境质量</w:t>
        </w:r>
      </w:ins>
      <w:ins w:id="123" w:author="zhanpeng wang" w:date="2026-09-26T15:06:00Z" w16du:dateUtc="2026-09-26T07:06:00Z">
        <w:r w:rsidR="00D5648E">
          <w:rPr>
            <w:rFonts w:hint="eastAsia"/>
            <w:sz w:val="21"/>
            <w:szCs w:val="21"/>
          </w:rPr>
          <w:t>—</w:t>
        </w:r>
      </w:ins>
      <w:ins w:id="124" w:author="zhanpeng wang" w:date="2026-09-24T17:30:00Z">
        <w:r w:rsidRPr="00F566F6">
          <w:rPr>
            <w:sz w:val="21"/>
            <w:szCs w:val="21"/>
          </w:rPr>
          <w:t>开发压力</w:t>
        </w:r>
      </w:ins>
      <w:ins w:id="125" w:author="zhanpeng wang" w:date="2026-09-26T15:06:00Z" w16du:dateUtc="2026-09-26T07:06:00Z">
        <w:r w:rsidR="00D5648E">
          <w:rPr>
            <w:rFonts w:hint="eastAsia"/>
            <w:sz w:val="21"/>
            <w:szCs w:val="21"/>
          </w:rPr>
          <w:t>”</w:t>
        </w:r>
      </w:ins>
      <w:ins w:id="126" w:author="zhanpeng wang" w:date="2026-09-24T17:30:00Z">
        <w:r w:rsidRPr="00F566F6">
          <w:rPr>
            <w:sz w:val="21"/>
            <w:szCs w:val="21"/>
          </w:rPr>
          <w:t>三个层面选取四项指标。森林覆盖率（</w:t>
        </w:r>
        <w:r w:rsidRPr="00F566F6">
          <w:rPr>
            <w:sz w:val="21"/>
            <w:szCs w:val="21"/>
          </w:rPr>
          <w:t>E2</w:t>
        </w:r>
        <w:r w:rsidRPr="00F566F6">
          <w:rPr>
            <w:sz w:val="21"/>
            <w:szCs w:val="21"/>
          </w:rPr>
          <w:t>）与草原综合植被盖度（</w:t>
        </w:r>
        <w:r w:rsidRPr="00F566F6">
          <w:rPr>
            <w:sz w:val="21"/>
            <w:szCs w:val="21"/>
          </w:rPr>
          <w:t>E4</w:t>
        </w:r>
        <w:r w:rsidRPr="00F566F6">
          <w:rPr>
            <w:sz w:val="21"/>
            <w:szCs w:val="21"/>
          </w:rPr>
          <w:t>）刻画高原生态系统的本底状况：草原是西藏面积最大的生态系统，森林集中分布于藏东南，二者是水源涵养、水土保持与生物多样性维护等屏障服务的主要载体，也是《西藏自治区</w:t>
        </w:r>
      </w:ins>
      <w:ins w:id="127" w:author="zhanpeng wang" w:date="2026-09-26T15:06:00Z" w16du:dateUtc="2026-09-26T07:06:00Z">
        <w:r w:rsidR="00D5648E">
          <w:rPr>
            <w:rFonts w:hint="eastAsia"/>
            <w:sz w:val="21"/>
            <w:szCs w:val="21"/>
          </w:rPr>
          <w:t>“</w:t>
        </w:r>
      </w:ins>
      <w:ins w:id="128" w:author="zhanpeng wang" w:date="2026-09-24T17:30:00Z">
        <w:r w:rsidRPr="00F566F6">
          <w:rPr>
            <w:sz w:val="21"/>
            <w:szCs w:val="21"/>
          </w:rPr>
          <w:t>十四五</w:t>
        </w:r>
      </w:ins>
      <w:ins w:id="129" w:author="zhanpeng wang" w:date="2026-09-26T15:06:00Z" w16du:dateUtc="2026-09-26T07:06:00Z">
        <w:r w:rsidR="00D5648E">
          <w:rPr>
            <w:rFonts w:hint="eastAsia"/>
            <w:sz w:val="21"/>
            <w:szCs w:val="21"/>
          </w:rPr>
          <w:t>”</w:t>
        </w:r>
      </w:ins>
      <w:ins w:id="130" w:author="zhanpeng wang" w:date="2026-09-24T17:30:00Z">
        <w:r w:rsidRPr="00F566F6">
          <w:rPr>
            <w:sz w:val="21"/>
            <w:szCs w:val="21"/>
          </w:rPr>
          <w:t>时期生态环境保护规划》设定了明确目标值的指标，因此以规划目标为标准化上限，使指数直接表达对国家要求的达成程度。空气质量优良天数比例（</w:t>
        </w:r>
        <w:r w:rsidRPr="00F566F6">
          <w:rPr>
            <w:sz w:val="21"/>
            <w:szCs w:val="21"/>
          </w:rPr>
          <w:t>E3</w:t>
        </w:r>
        <w:r w:rsidRPr="00F566F6">
          <w:rPr>
            <w:sz w:val="21"/>
            <w:szCs w:val="21"/>
          </w:rPr>
          <w:t>）刻画环境质量，反映大气环境能否保持优良水平。单位</w:t>
        </w:r>
        <w:r w:rsidRPr="00F566F6">
          <w:rPr>
            <w:sz w:val="21"/>
            <w:szCs w:val="21"/>
          </w:rPr>
          <w:t>GDP</w:t>
        </w:r>
        <w:r w:rsidRPr="00F566F6">
          <w:rPr>
            <w:sz w:val="21"/>
            <w:szCs w:val="21"/>
          </w:rPr>
          <w:t>能耗指数（</w:t>
        </w:r>
        <w:r w:rsidRPr="00F566F6">
          <w:rPr>
            <w:sz w:val="21"/>
            <w:szCs w:val="21"/>
          </w:rPr>
          <w:t>E1</w:t>
        </w:r>
        <w:r w:rsidRPr="00F566F6">
          <w:rPr>
            <w:sz w:val="21"/>
            <w:szCs w:val="21"/>
          </w:rPr>
          <w:t>）刻画发展活动对生态边界的资源消耗压力，能耗强度下降意味着以更小的资源环境代价实现同样的发展。湿地、水源涵养、冰川冻土与生物多样性等更直接反映屏障功能的变量，目前缺乏连续、公开、可比的年度序列，暂未纳入；与安全子系统相同，现有四项指标是生态屏障功能的主要代理而非完整度量。</w:t>
        </w:r>
      </w:ins>
    </w:p>
    <w:p w14:paraId="7FC87E8F" w14:textId="77777777" w:rsidR="007C4D1F" w:rsidRDefault="009606D0">
      <w:pPr>
        <w:spacing w:before="140" w:after="40"/>
        <w:jc w:val="center"/>
      </w:pPr>
      <w:r>
        <w:rPr>
          <w:rFonts w:eastAsia="黑体"/>
          <w:b/>
          <w:bCs/>
          <w:sz w:val="21"/>
          <w:szCs w:val="21"/>
        </w:rPr>
        <w:t>表</w:t>
      </w:r>
      <w:r>
        <w:rPr>
          <w:rFonts w:eastAsia="黑体"/>
          <w:b/>
          <w:bCs/>
          <w:sz w:val="21"/>
          <w:szCs w:val="21"/>
        </w:rPr>
        <w:t>1</w:t>
      </w:r>
      <w:r>
        <w:rPr>
          <w:rFonts w:eastAsia="黑体"/>
          <w:b/>
          <w:bCs/>
          <w:sz w:val="21"/>
          <w:szCs w:val="21"/>
        </w:rPr>
        <w:t xml:space="preserve">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50"/>
        <w:gridCol w:w="1250"/>
        <w:gridCol w:w="800"/>
        <w:gridCol w:w="1850"/>
        <w:gridCol w:w="580"/>
        <w:gridCol w:w="1900"/>
        <w:gridCol w:w="1570"/>
      </w:tblGrid>
      <w:tr w:rsidR="007C4D1F" w14:paraId="135ADB25" w14:textId="77777777">
        <w:trPr>
          <w:tblHeader/>
          <w:jc w:val="center"/>
        </w:trPr>
        <w:tc>
          <w:tcPr>
            <w:tcW w:w="85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9AC3D25" w14:textId="77777777" w:rsidR="007C4D1F" w:rsidRDefault="009606D0">
            <w:pPr>
              <w:spacing w:line="240" w:lineRule="auto"/>
              <w:jc w:val="center"/>
            </w:pPr>
            <w:r>
              <w:rPr>
                <w:b/>
                <w:bCs/>
                <w:sz w:val="18"/>
                <w:szCs w:val="18"/>
              </w:rPr>
              <w:t>子系统</w:t>
            </w:r>
          </w:p>
        </w:tc>
        <w:tc>
          <w:tcPr>
            <w:tcW w:w="125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FB27E65" w14:textId="77777777" w:rsidR="007C4D1F" w:rsidRDefault="009606D0">
            <w:pPr>
              <w:spacing w:line="240" w:lineRule="auto"/>
              <w:jc w:val="center"/>
            </w:pPr>
            <w:r>
              <w:rPr>
                <w:b/>
                <w:bCs/>
                <w:sz w:val="18"/>
                <w:szCs w:val="18"/>
              </w:rPr>
              <w:t>理论构念</w:t>
            </w:r>
          </w:p>
        </w:tc>
        <w:tc>
          <w:tcPr>
            <w:tcW w:w="8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2DA7CD3F" w14:textId="77777777" w:rsidR="007C4D1F" w:rsidRDefault="009606D0">
            <w:pPr>
              <w:spacing w:line="240" w:lineRule="auto"/>
              <w:jc w:val="center"/>
            </w:pPr>
            <w:r>
              <w:rPr>
                <w:b/>
                <w:bCs/>
                <w:sz w:val="18"/>
                <w:szCs w:val="18"/>
              </w:rPr>
              <w:t>指标编码</w:t>
            </w:r>
          </w:p>
        </w:tc>
        <w:tc>
          <w:tcPr>
            <w:tcW w:w="185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1979BABD" w14:textId="77777777" w:rsidR="007C4D1F" w:rsidRDefault="009606D0">
            <w:pPr>
              <w:spacing w:line="240" w:lineRule="auto"/>
              <w:jc w:val="center"/>
            </w:pPr>
            <w:r>
              <w:rPr>
                <w:b/>
                <w:bCs/>
                <w:sz w:val="18"/>
                <w:szCs w:val="18"/>
              </w:rPr>
              <w:t>三级指标</w:t>
            </w:r>
          </w:p>
        </w:tc>
        <w:tc>
          <w:tcPr>
            <w:tcW w:w="58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DFD97C2" w14:textId="77777777" w:rsidR="007C4D1F" w:rsidRDefault="009606D0">
            <w:pPr>
              <w:spacing w:line="240" w:lineRule="auto"/>
              <w:jc w:val="center"/>
            </w:pPr>
            <w:r>
              <w:rPr>
                <w:b/>
                <w:bCs/>
                <w:sz w:val="18"/>
                <w:szCs w:val="18"/>
              </w:rPr>
              <w:t>方向</w:t>
            </w:r>
          </w:p>
        </w:tc>
        <w:tc>
          <w:tcPr>
            <w:tcW w:w="19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34B3E909" w14:textId="77777777" w:rsidR="007C4D1F" w:rsidRDefault="009606D0">
            <w:pPr>
              <w:spacing w:line="240" w:lineRule="auto"/>
              <w:jc w:val="center"/>
            </w:pPr>
            <w:r>
              <w:rPr>
                <w:b/>
                <w:bCs/>
                <w:sz w:val="18"/>
                <w:szCs w:val="18"/>
              </w:rPr>
              <w:t>数据来源</w:t>
            </w:r>
          </w:p>
        </w:tc>
        <w:tc>
          <w:tcPr>
            <w:tcW w:w="157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74FFC5F9" w14:textId="77777777" w:rsidR="007C4D1F" w:rsidRDefault="009606D0">
            <w:pPr>
              <w:spacing w:line="240" w:lineRule="auto"/>
              <w:jc w:val="center"/>
            </w:pPr>
            <w:r>
              <w:rPr>
                <w:b/>
                <w:bCs/>
                <w:sz w:val="18"/>
                <w:szCs w:val="18"/>
              </w:rPr>
              <w:t>标准化基准（下限，上限）</w:t>
            </w:r>
          </w:p>
        </w:tc>
      </w:tr>
      <w:tr w:rsidR="007C4D1F" w14:paraId="2A392BBC"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1F95CD52" w14:textId="77777777" w:rsidR="007C4D1F" w:rsidRDefault="009606D0">
            <w:pPr>
              <w:spacing w:line="240" w:lineRule="auto"/>
              <w:jc w:val="center"/>
            </w:pPr>
            <w:r>
              <w:rPr>
                <w:sz w:val="18"/>
                <w:szCs w:val="18"/>
              </w:rPr>
              <w:t>安全</w:t>
            </w:r>
            <w:r>
              <w:rPr>
                <w:sz w:val="18"/>
                <w:szCs w:val="18"/>
              </w:rPr>
              <w:t xml:space="preserve"> S</w:t>
            </w:r>
          </w:p>
        </w:tc>
        <w:tc>
          <w:tcPr>
            <w:tcW w:w="1250" w:type="dxa"/>
            <w:tcBorders>
              <w:top w:val="nil"/>
              <w:left w:val="nil"/>
              <w:bottom w:val="nil"/>
              <w:right w:val="nil"/>
            </w:tcBorders>
            <w:tcMar>
              <w:top w:w="20" w:type="dxa"/>
              <w:left w:w="40" w:type="dxa"/>
              <w:bottom w:w="20" w:type="dxa"/>
              <w:right w:w="40" w:type="dxa"/>
            </w:tcMar>
            <w:vAlign w:val="center"/>
          </w:tcPr>
          <w:p w14:paraId="50F28314" w14:textId="77777777" w:rsidR="007C4D1F" w:rsidRDefault="009606D0">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029B6A44" w14:textId="77777777" w:rsidR="007C4D1F" w:rsidRDefault="009606D0">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1F485792" w14:textId="77777777" w:rsidR="007C4D1F" w:rsidRDefault="009606D0">
            <w:pPr>
              <w:spacing w:line="240" w:lineRule="auto"/>
              <w:jc w:val="center"/>
            </w:pPr>
            <w:r>
              <w:rPr>
                <w:sz w:val="18"/>
                <w:szCs w:val="18"/>
              </w:rPr>
              <w:t>人均一般公共预算收入（元</w:t>
            </w:r>
            <w:r>
              <w:rPr>
                <w:sz w:val="18"/>
                <w:szCs w:val="18"/>
              </w:rPr>
              <w:t>/</w:t>
            </w:r>
            <w:r>
              <w:rPr>
                <w:sz w:val="18"/>
                <w:szCs w:val="18"/>
              </w:rPr>
              <w:t>人）</w:t>
            </w:r>
          </w:p>
        </w:tc>
        <w:tc>
          <w:tcPr>
            <w:tcW w:w="580" w:type="dxa"/>
            <w:tcBorders>
              <w:top w:val="nil"/>
              <w:left w:val="nil"/>
              <w:bottom w:val="nil"/>
              <w:right w:val="nil"/>
            </w:tcBorders>
            <w:tcMar>
              <w:top w:w="20" w:type="dxa"/>
              <w:left w:w="40" w:type="dxa"/>
              <w:bottom w:w="20" w:type="dxa"/>
              <w:right w:w="40" w:type="dxa"/>
            </w:tcMar>
            <w:vAlign w:val="center"/>
          </w:tcPr>
          <w:p w14:paraId="35543D9B"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CC2B50" w14:textId="77777777" w:rsidR="007C4D1F" w:rsidRDefault="009606D0">
            <w:pPr>
              <w:spacing w:line="240" w:lineRule="auto"/>
              <w:jc w:val="center"/>
            </w:pPr>
            <w:r>
              <w:rPr>
                <w:sz w:val="18"/>
                <w:szCs w:val="18"/>
              </w:rPr>
              <w:t>统计公报、财政资料</w:t>
            </w:r>
            <w:r>
              <w:rPr>
                <w:sz w:val="18"/>
                <w:szCs w:val="18"/>
              </w:rPr>
              <w:t>÷</w:t>
            </w:r>
            <w:r>
              <w:rPr>
                <w:sz w:val="18"/>
                <w:szCs w:val="18"/>
              </w:rPr>
              <w:t>常住人口</w:t>
            </w:r>
          </w:p>
        </w:tc>
        <w:tc>
          <w:tcPr>
            <w:tcW w:w="1570" w:type="dxa"/>
            <w:tcBorders>
              <w:top w:val="nil"/>
              <w:left w:val="nil"/>
              <w:bottom w:val="nil"/>
              <w:right w:val="nil"/>
            </w:tcBorders>
            <w:tcMar>
              <w:top w:w="20" w:type="dxa"/>
              <w:left w:w="40" w:type="dxa"/>
              <w:bottom w:w="20" w:type="dxa"/>
              <w:right w:w="40" w:type="dxa"/>
            </w:tcMar>
            <w:vAlign w:val="center"/>
          </w:tcPr>
          <w:p w14:paraId="62A68B41" w14:textId="77777777" w:rsidR="007C4D1F" w:rsidRDefault="009606D0">
            <w:pPr>
              <w:spacing w:line="240" w:lineRule="auto"/>
              <w:jc w:val="center"/>
            </w:pPr>
            <w:r>
              <w:rPr>
                <w:sz w:val="18"/>
                <w:szCs w:val="18"/>
              </w:rPr>
              <w:t>(0, 12000)</w:t>
            </w:r>
            <w:r>
              <w:rPr>
                <w:sz w:val="18"/>
                <w:szCs w:val="18"/>
              </w:rPr>
              <w:t>，见说明</w:t>
            </w:r>
            <w:r>
              <w:rPr>
                <w:sz w:val="18"/>
                <w:szCs w:val="18"/>
              </w:rPr>
              <w:t>①</w:t>
            </w:r>
          </w:p>
        </w:tc>
      </w:tr>
      <w:tr w:rsidR="007C4D1F" w14:paraId="574DCC3C"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E4F8D15" w14:textId="77777777" w:rsidR="007C4D1F" w:rsidRDefault="009606D0">
            <w:pPr>
              <w:spacing w:line="240" w:lineRule="auto"/>
              <w:jc w:val="center"/>
            </w:pPr>
            <w:r>
              <w:rPr>
                <w:sz w:val="18"/>
                <w:szCs w:val="18"/>
              </w:rPr>
              <w:t>安全</w:t>
            </w:r>
            <w:r>
              <w:rPr>
                <w:sz w:val="18"/>
                <w:szCs w:val="18"/>
              </w:rPr>
              <w:t xml:space="preserve"> S</w:t>
            </w:r>
          </w:p>
        </w:tc>
        <w:tc>
          <w:tcPr>
            <w:tcW w:w="1250" w:type="dxa"/>
            <w:tcBorders>
              <w:top w:val="nil"/>
              <w:left w:val="nil"/>
              <w:bottom w:val="nil"/>
              <w:right w:val="nil"/>
            </w:tcBorders>
            <w:tcMar>
              <w:top w:w="20" w:type="dxa"/>
              <w:left w:w="40" w:type="dxa"/>
              <w:bottom w:w="20" w:type="dxa"/>
              <w:right w:w="40" w:type="dxa"/>
            </w:tcMar>
            <w:vAlign w:val="center"/>
          </w:tcPr>
          <w:p w14:paraId="7CE44AE6" w14:textId="77777777" w:rsidR="007C4D1F" w:rsidRDefault="009606D0">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5D1A4586" w14:textId="77777777" w:rsidR="007C4D1F" w:rsidRDefault="009606D0">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53EA1C24" w14:textId="77777777" w:rsidR="007C4D1F" w:rsidRDefault="009606D0">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57467196" w14:textId="77777777" w:rsidR="007C4D1F" w:rsidRDefault="009606D0">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44805F88" w14:textId="77777777" w:rsidR="007C4D1F" w:rsidRDefault="009606D0">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0BDDCEA8" w14:textId="77777777" w:rsidR="007C4D1F" w:rsidRDefault="009606D0">
            <w:pPr>
              <w:spacing w:line="240" w:lineRule="auto"/>
              <w:jc w:val="center"/>
            </w:pPr>
            <w:r>
              <w:rPr>
                <w:sz w:val="18"/>
                <w:szCs w:val="18"/>
              </w:rPr>
              <w:t>(</w:t>
            </w:r>
            <w:r>
              <w:rPr>
                <w:rFonts w:hint="eastAsia"/>
                <w:sz w:val="18"/>
                <w:szCs w:val="18"/>
              </w:rPr>
              <w:t>-</w:t>
            </w:r>
            <w:r>
              <w:rPr>
                <w:sz w:val="18"/>
                <w:szCs w:val="18"/>
              </w:rPr>
              <w:t>1, 2)</w:t>
            </w:r>
          </w:p>
        </w:tc>
      </w:tr>
      <w:tr w:rsidR="007C4D1F" w14:paraId="5F0DF3E0"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5EA10564" w14:textId="77777777" w:rsidR="007C4D1F" w:rsidRDefault="009606D0">
            <w:pPr>
              <w:spacing w:line="240" w:lineRule="auto"/>
              <w:jc w:val="center"/>
            </w:pPr>
            <w:r>
              <w:rPr>
                <w:sz w:val="18"/>
                <w:szCs w:val="18"/>
              </w:rPr>
              <w:t>安全</w:t>
            </w:r>
            <w:r>
              <w:rPr>
                <w:sz w:val="18"/>
                <w:szCs w:val="18"/>
              </w:rPr>
              <w:t xml:space="preserve"> S</w:t>
            </w:r>
          </w:p>
        </w:tc>
        <w:tc>
          <w:tcPr>
            <w:tcW w:w="1250" w:type="dxa"/>
            <w:tcBorders>
              <w:top w:val="nil"/>
              <w:left w:val="nil"/>
              <w:bottom w:val="nil"/>
              <w:right w:val="nil"/>
            </w:tcBorders>
            <w:tcMar>
              <w:top w:w="20" w:type="dxa"/>
              <w:left w:w="40" w:type="dxa"/>
              <w:bottom w:w="20" w:type="dxa"/>
              <w:right w:w="40" w:type="dxa"/>
            </w:tcMar>
            <w:vAlign w:val="center"/>
          </w:tcPr>
          <w:p w14:paraId="6258C73C" w14:textId="77777777" w:rsidR="007C4D1F" w:rsidRDefault="009606D0">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02E036F2" w14:textId="77777777" w:rsidR="007C4D1F" w:rsidRDefault="009606D0">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6EA895D6" w14:textId="77777777" w:rsidR="007C4D1F" w:rsidRDefault="009606D0">
            <w:pPr>
              <w:spacing w:line="240" w:lineRule="auto"/>
              <w:jc w:val="center"/>
            </w:pPr>
            <w:r>
              <w:rPr>
                <w:sz w:val="18"/>
                <w:szCs w:val="18"/>
              </w:rPr>
              <w:t>居民医保人均财政补助标准（元</w:t>
            </w:r>
            <w:r>
              <w:rPr>
                <w:sz w:val="18"/>
                <w:szCs w:val="18"/>
              </w:rPr>
              <w:t>/</w:t>
            </w:r>
            <w:r>
              <w:rPr>
                <w:sz w:val="18"/>
                <w:szCs w:val="18"/>
              </w:rPr>
              <w:t>人年）</w:t>
            </w:r>
          </w:p>
        </w:tc>
        <w:tc>
          <w:tcPr>
            <w:tcW w:w="580" w:type="dxa"/>
            <w:tcBorders>
              <w:top w:val="nil"/>
              <w:left w:val="nil"/>
              <w:bottom w:val="nil"/>
              <w:right w:val="nil"/>
            </w:tcBorders>
            <w:tcMar>
              <w:top w:w="20" w:type="dxa"/>
              <w:left w:w="40" w:type="dxa"/>
              <w:bottom w:w="20" w:type="dxa"/>
              <w:right w:w="40" w:type="dxa"/>
            </w:tcMar>
            <w:vAlign w:val="center"/>
          </w:tcPr>
          <w:p w14:paraId="54892E3A"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DBF3ED0" w14:textId="77777777" w:rsidR="007C4D1F" w:rsidRDefault="009606D0">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CD97FF1" w14:textId="77777777" w:rsidR="007C4D1F" w:rsidRDefault="009606D0">
            <w:pPr>
              <w:spacing w:line="240" w:lineRule="auto"/>
              <w:jc w:val="center"/>
            </w:pPr>
            <w:r>
              <w:rPr>
                <w:sz w:val="18"/>
                <w:szCs w:val="18"/>
              </w:rPr>
              <w:t>(0, 1200)</w:t>
            </w:r>
          </w:p>
        </w:tc>
      </w:tr>
      <w:tr w:rsidR="007C4D1F" w14:paraId="7A6C593A"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3551C279" w14:textId="77777777" w:rsidR="007C4D1F" w:rsidRDefault="009606D0">
            <w:pPr>
              <w:spacing w:line="240" w:lineRule="auto"/>
              <w:jc w:val="center"/>
            </w:pPr>
            <w:r>
              <w:rPr>
                <w:sz w:val="18"/>
                <w:szCs w:val="18"/>
              </w:rPr>
              <w:t>安全</w:t>
            </w:r>
            <w:r>
              <w:rPr>
                <w:sz w:val="18"/>
                <w:szCs w:val="18"/>
              </w:rPr>
              <w:t xml:space="preserve"> S</w:t>
            </w:r>
          </w:p>
        </w:tc>
        <w:tc>
          <w:tcPr>
            <w:tcW w:w="1250" w:type="dxa"/>
            <w:tcBorders>
              <w:top w:val="nil"/>
              <w:left w:val="nil"/>
              <w:bottom w:val="nil"/>
              <w:right w:val="nil"/>
            </w:tcBorders>
            <w:tcMar>
              <w:top w:w="20" w:type="dxa"/>
              <w:left w:w="40" w:type="dxa"/>
              <w:bottom w:w="20" w:type="dxa"/>
              <w:right w:w="40" w:type="dxa"/>
            </w:tcMar>
            <w:vAlign w:val="center"/>
          </w:tcPr>
          <w:p w14:paraId="1C9E7D97" w14:textId="77777777" w:rsidR="007C4D1F" w:rsidRDefault="009606D0">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0744D756" w14:textId="77777777" w:rsidR="007C4D1F" w:rsidRDefault="009606D0">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7705AAAC" w14:textId="77777777" w:rsidR="007C4D1F" w:rsidRDefault="009606D0">
            <w:pPr>
              <w:spacing w:line="240" w:lineRule="auto"/>
              <w:jc w:val="center"/>
            </w:pPr>
            <w:r>
              <w:rPr>
                <w:sz w:val="18"/>
                <w:szCs w:val="18"/>
              </w:rPr>
              <w:t>基本养老保险参保率（</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2F717DAC"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FEF0C9F" w14:textId="77777777" w:rsidR="007C4D1F" w:rsidRDefault="009606D0">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0C40123" w14:textId="77777777" w:rsidR="007C4D1F" w:rsidRDefault="009606D0">
            <w:pPr>
              <w:spacing w:line="240" w:lineRule="auto"/>
              <w:jc w:val="center"/>
            </w:pPr>
            <w:r>
              <w:rPr>
                <w:sz w:val="18"/>
                <w:szCs w:val="18"/>
              </w:rPr>
              <w:t>(0, 100)</w:t>
            </w:r>
          </w:p>
        </w:tc>
      </w:tr>
      <w:tr w:rsidR="007C4D1F" w14:paraId="111ECAF0"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29A80B25" w14:textId="77777777" w:rsidR="007C4D1F" w:rsidRDefault="009606D0">
            <w:pPr>
              <w:spacing w:line="240" w:lineRule="auto"/>
              <w:jc w:val="center"/>
            </w:pPr>
            <w:r>
              <w:rPr>
                <w:sz w:val="18"/>
                <w:szCs w:val="18"/>
              </w:rPr>
              <w:t>发展</w:t>
            </w:r>
            <w:r>
              <w:rPr>
                <w:sz w:val="18"/>
                <w:szCs w:val="18"/>
              </w:rPr>
              <w:t xml:space="preserve"> D</w:t>
            </w:r>
          </w:p>
        </w:tc>
        <w:tc>
          <w:tcPr>
            <w:tcW w:w="1250" w:type="dxa"/>
            <w:tcBorders>
              <w:top w:val="nil"/>
              <w:left w:val="nil"/>
              <w:bottom w:val="nil"/>
              <w:right w:val="nil"/>
            </w:tcBorders>
            <w:tcMar>
              <w:top w:w="20" w:type="dxa"/>
              <w:left w:w="40" w:type="dxa"/>
              <w:bottom w:w="20" w:type="dxa"/>
              <w:right w:w="40" w:type="dxa"/>
            </w:tcMar>
            <w:vAlign w:val="center"/>
          </w:tcPr>
          <w:p w14:paraId="2EC0603C" w14:textId="77777777" w:rsidR="007C4D1F" w:rsidRDefault="009606D0">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2538B6D0" w14:textId="77777777" w:rsidR="007C4D1F" w:rsidRDefault="009606D0">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0BCA1B50" w14:textId="77777777" w:rsidR="007C4D1F" w:rsidRDefault="009606D0">
            <w:pPr>
              <w:spacing w:line="240" w:lineRule="auto"/>
              <w:jc w:val="center"/>
            </w:pPr>
            <w:r>
              <w:rPr>
                <w:sz w:val="18"/>
                <w:szCs w:val="18"/>
              </w:rPr>
              <w:t>人均</w:t>
            </w:r>
            <w:r>
              <w:rPr>
                <w:sz w:val="18"/>
                <w:szCs w:val="18"/>
              </w:rPr>
              <w:t>GDP</w:t>
            </w:r>
            <w:r>
              <w:rPr>
                <w:sz w:val="18"/>
                <w:szCs w:val="18"/>
              </w:rPr>
              <w:t>相对全国水平（</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6386860E"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AD1B78E" w14:textId="77777777" w:rsidR="007C4D1F" w:rsidRDefault="009606D0">
            <w:pPr>
              <w:spacing w:line="240" w:lineRule="auto"/>
              <w:jc w:val="center"/>
            </w:pPr>
            <w:r>
              <w:rPr>
                <w:sz w:val="18"/>
                <w:szCs w:val="18"/>
              </w:rPr>
              <w:t>西藏</w:t>
            </w:r>
            <w:r>
              <w:rPr>
                <w:sz w:val="18"/>
                <w:szCs w:val="18"/>
              </w:rPr>
              <w:t>/</w:t>
            </w:r>
            <w:r>
              <w:rPr>
                <w:sz w:val="18"/>
                <w:szCs w:val="18"/>
              </w:rPr>
              <w:t>全国人均</w:t>
            </w:r>
            <w:r>
              <w:rPr>
                <w:sz w:val="18"/>
                <w:szCs w:val="18"/>
              </w:rPr>
              <w:t>GDP</w:t>
            </w:r>
          </w:p>
        </w:tc>
        <w:tc>
          <w:tcPr>
            <w:tcW w:w="1570" w:type="dxa"/>
            <w:tcBorders>
              <w:top w:val="nil"/>
              <w:left w:val="nil"/>
              <w:bottom w:val="nil"/>
              <w:right w:val="nil"/>
            </w:tcBorders>
            <w:tcMar>
              <w:top w:w="20" w:type="dxa"/>
              <w:left w:w="40" w:type="dxa"/>
              <w:bottom w:w="20" w:type="dxa"/>
              <w:right w:w="40" w:type="dxa"/>
            </w:tcMar>
            <w:vAlign w:val="center"/>
          </w:tcPr>
          <w:p w14:paraId="1A7B8EB7" w14:textId="77777777" w:rsidR="007C4D1F" w:rsidRDefault="009606D0">
            <w:pPr>
              <w:spacing w:line="240" w:lineRule="auto"/>
              <w:jc w:val="center"/>
            </w:pPr>
            <w:r>
              <w:rPr>
                <w:sz w:val="18"/>
                <w:szCs w:val="18"/>
              </w:rPr>
              <w:t>(0, 100)</w:t>
            </w:r>
          </w:p>
        </w:tc>
      </w:tr>
      <w:tr w:rsidR="007C4D1F" w14:paraId="2EAA42E6"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55C2576" w14:textId="77777777" w:rsidR="007C4D1F" w:rsidRDefault="009606D0">
            <w:pPr>
              <w:spacing w:line="240" w:lineRule="auto"/>
              <w:jc w:val="center"/>
            </w:pPr>
            <w:r>
              <w:rPr>
                <w:sz w:val="18"/>
                <w:szCs w:val="18"/>
              </w:rPr>
              <w:t>发展</w:t>
            </w:r>
            <w:r>
              <w:rPr>
                <w:sz w:val="18"/>
                <w:szCs w:val="18"/>
              </w:rPr>
              <w:t xml:space="preserve"> D</w:t>
            </w:r>
          </w:p>
        </w:tc>
        <w:tc>
          <w:tcPr>
            <w:tcW w:w="1250" w:type="dxa"/>
            <w:tcBorders>
              <w:top w:val="nil"/>
              <w:left w:val="nil"/>
              <w:bottom w:val="nil"/>
              <w:right w:val="nil"/>
            </w:tcBorders>
            <w:tcMar>
              <w:top w:w="20" w:type="dxa"/>
              <w:left w:w="40" w:type="dxa"/>
              <w:bottom w:w="20" w:type="dxa"/>
              <w:right w:w="40" w:type="dxa"/>
            </w:tcMar>
            <w:vAlign w:val="center"/>
          </w:tcPr>
          <w:p w14:paraId="1B161CA0" w14:textId="77777777" w:rsidR="007C4D1F" w:rsidRDefault="009606D0">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3A54EA29" w14:textId="77777777" w:rsidR="007C4D1F" w:rsidRDefault="009606D0">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66A7FE09" w14:textId="77777777" w:rsidR="007C4D1F" w:rsidRDefault="009606D0">
            <w:pPr>
              <w:spacing w:line="240" w:lineRule="auto"/>
              <w:jc w:val="center"/>
            </w:pPr>
            <w:r>
              <w:rPr>
                <w:sz w:val="18"/>
                <w:szCs w:val="18"/>
              </w:rPr>
              <w:t>农村居民人均收入相对全国水平（</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55C982A0"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EA5086C" w14:textId="77777777" w:rsidR="007C4D1F" w:rsidRDefault="009606D0">
            <w:pPr>
              <w:spacing w:line="240" w:lineRule="auto"/>
              <w:jc w:val="center"/>
            </w:pPr>
            <w:r>
              <w:rPr>
                <w:sz w:val="18"/>
                <w:szCs w:val="18"/>
              </w:rPr>
              <w:t>西藏</w:t>
            </w:r>
            <w:r>
              <w:rPr>
                <w:sz w:val="18"/>
                <w:szCs w:val="18"/>
              </w:rPr>
              <w:t>/</w:t>
            </w:r>
            <w:r>
              <w:rPr>
                <w:sz w:val="18"/>
                <w:szCs w:val="18"/>
              </w:rPr>
              <w:t>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0C40D7FA" w14:textId="77777777" w:rsidR="007C4D1F" w:rsidRDefault="009606D0">
            <w:pPr>
              <w:spacing w:line="240" w:lineRule="auto"/>
              <w:jc w:val="center"/>
            </w:pPr>
            <w:r>
              <w:rPr>
                <w:sz w:val="18"/>
                <w:szCs w:val="18"/>
              </w:rPr>
              <w:t>(0, 100)</w:t>
            </w:r>
          </w:p>
        </w:tc>
      </w:tr>
      <w:tr w:rsidR="007C4D1F" w14:paraId="316A9F90"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54D54A6B" w14:textId="77777777" w:rsidR="007C4D1F" w:rsidRDefault="009606D0">
            <w:pPr>
              <w:spacing w:line="240" w:lineRule="auto"/>
              <w:jc w:val="center"/>
            </w:pPr>
            <w:r>
              <w:rPr>
                <w:sz w:val="18"/>
                <w:szCs w:val="18"/>
              </w:rPr>
              <w:t>发展</w:t>
            </w:r>
            <w:r>
              <w:rPr>
                <w:sz w:val="18"/>
                <w:szCs w:val="18"/>
              </w:rPr>
              <w:t xml:space="preserve"> D</w:t>
            </w:r>
          </w:p>
        </w:tc>
        <w:tc>
          <w:tcPr>
            <w:tcW w:w="1250" w:type="dxa"/>
            <w:tcBorders>
              <w:top w:val="nil"/>
              <w:left w:val="nil"/>
              <w:bottom w:val="nil"/>
              <w:right w:val="nil"/>
            </w:tcBorders>
            <w:tcMar>
              <w:top w:w="20" w:type="dxa"/>
              <w:left w:w="40" w:type="dxa"/>
              <w:bottom w:w="20" w:type="dxa"/>
              <w:right w:w="40" w:type="dxa"/>
            </w:tcMar>
            <w:vAlign w:val="center"/>
          </w:tcPr>
          <w:p w14:paraId="1594D50C" w14:textId="77777777" w:rsidR="007C4D1F" w:rsidRDefault="009606D0">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09BDEF9A" w14:textId="77777777" w:rsidR="007C4D1F" w:rsidRDefault="009606D0">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569D89F0" w14:textId="77777777" w:rsidR="007C4D1F" w:rsidRDefault="009606D0">
            <w:pPr>
              <w:spacing w:line="240" w:lineRule="auto"/>
              <w:jc w:val="center"/>
            </w:pPr>
            <w:r>
              <w:rPr>
                <w:sz w:val="18"/>
                <w:szCs w:val="18"/>
              </w:rPr>
              <w:t>外向度（进出口总额</w:t>
            </w:r>
            <w:r>
              <w:rPr>
                <w:sz w:val="18"/>
                <w:szCs w:val="18"/>
              </w:rPr>
              <w:t>/GDP</w:t>
            </w:r>
            <w:r>
              <w:rPr>
                <w:sz w:val="18"/>
                <w:szCs w:val="18"/>
              </w:rPr>
              <w:t>，</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74C18F5B"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0A587BA" w14:textId="77777777" w:rsidR="007C4D1F" w:rsidRDefault="009606D0">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2954B32D" w14:textId="77777777" w:rsidR="007C4D1F" w:rsidRDefault="009606D0">
            <w:pPr>
              <w:spacing w:line="240" w:lineRule="auto"/>
              <w:jc w:val="center"/>
            </w:pPr>
            <w:r>
              <w:rPr>
                <w:sz w:val="18"/>
                <w:szCs w:val="18"/>
              </w:rPr>
              <w:t>(0, 10)</w:t>
            </w:r>
          </w:p>
        </w:tc>
      </w:tr>
      <w:tr w:rsidR="007C4D1F" w14:paraId="083048A5"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2782576" w14:textId="77777777" w:rsidR="007C4D1F" w:rsidRDefault="009606D0">
            <w:pPr>
              <w:spacing w:line="240" w:lineRule="auto"/>
              <w:jc w:val="center"/>
            </w:pPr>
            <w:r>
              <w:rPr>
                <w:sz w:val="18"/>
                <w:szCs w:val="18"/>
              </w:rPr>
              <w:t>发展</w:t>
            </w:r>
            <w:r>
              <w:rPr>
                <w:sz w:val="18"/>
                <w:szCs w:val="18"/>
              </w:rPr>
              <w:t xml:space="preserve"> D</w:t>
            </w:r>
          </w:p>
        </w:tc>
        <w:tc>
          <w:tcPr>
            <w:tcW w:w="1250" w:type="dxa"/>
            <w:tcBorders>
              <w:top w:val="nil"/>
              <w:left w:val="nil"/>
              <w:bottom w:val="nil"/>
              <w:right w:val="nil"/>
            </w:tcBorders>
            <w:tcMar>
              <w:top w:w="20" w:type="dxa"/>
              <w:left w:w="40" w:type="dxa"/>
              <w:bottom w:w="20" w:type="dxa"/>
              <w:right w:w="40" w:type="dxa"/>
            </w:tcMar>
            <w:vAlign w:val="center"/>
          </w:tcPr>
          <w:p w14:paraId="36420B04" w14:textId="77777777" w:rsidR="007C4D1F" w:rsidRDefault="009606D0">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1EAD688E" w14:textId="77777777" w:rsidR="007C4D1F" w:rsidRDefault="009606D0">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7D90C9BA" w14:textId="77777777" w:rsidR="007C4D1F" w:rsidRDefault="009606D0">
            <w:pPr>
              <w:spacing w:line="240" w:lineRule="auto"/>
              <w:jc w:val="center"/>
            </w:pPr>
            <w:r>
              <w:rPr>
                <w:sz w:val="18"/>
                <w:szCs w:val="18"/>
              </w:rPr>
              <w:t>人均接待游客（万人次</w:t>
            </w:r>
            <w:r>
              <w:rPr>
                <w:sz w:val="18"/>
                <w:szCs w:val="18"/>
              </w:rPr>
              <w:t>/</w:t>
            </w:r>
            <w:r>
              <w:rPr>
                <w:sz w:val="18"/>
                <w:szCs w:val="18"/>
              </w:rPr>
              <w:t>万人）</w:t>
            </w:r>
          </w:p>
        </w:tc>
        <w:tc>
          <w:tcPr>
            <w:tcW w:w="580" w:type="dxa"/>
            <w:tcBorders>
              <w:top w:val="nil"/>
              <w:left w:val="nil"/>
              <w:bottom w:val="nil"/>
              <w:right w:val="nil"/>
            </w:tcBorders>
            <w:tcMar>
              <w:top w:w="20" w:type="dxa"/>
              <w:left w:w="40" w:type="dxa"/>
              <w:bottom w:w="20" w:type="dxa"/>
              <w:right w:w="40" w:type="dxa"/>
            </w:tcMar>
            <w:vAlign w:val="center"/>
          </w:tcPr>
          <w:p w14:paraId="3697E2FA"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EB54C7" w14:textId="77777777" w:rsidR="007C4D1F" w:rsidRDefault="009606D0">
            <w:pPr>
              <w:spacing w:line="240" w:lineRule="auto"/>
              <w:jc w:val="center"/>
            </w:pPr>
            <w:r>
              <w:rPr>
                <w:sz w:val="18"/>
                <w:szCs w:val="18"/>
              </w:rPr>
              <w:t>文旅统计资料</w:t>
            </w:r>
            <w:r>
              <w:rPr>
                <w:sz w:val="18"/>
                <w:szCs w:val="18"/>
              </w:rPr>
              <w:t>÷</w:t>
            </w:r>
            <w:r>
              <w:rPr>
                <w:sz w:val="18"/>
                <w:szCs w:val="18"/>
              </w:rPr>
              <w:t>常住人口</w:t>
            </w:r>
          </w:p>
        </w:tc>
        <w:tc>
          <w:tcPr>
            <w:tcW w:w="1570" w:type="dxa"/>
            <w:tcBorders>
              <w:top w:val="nil"/>
              <w:left w:val="nil"/>
              <w:bottom w:val="nil"/>
              <w:right w:val="nil"/>
            </w:tcBorders>
            <w:tcMar>
              <w:top w:w="20" w:type="dxa"/>
              <w:left w:w="40" w:type="dxa"/>
              <w:bottom w:w="20" w:type="dxa"/>
              <w:right w:w="40" w:type="dxa"/>
            </w:tcMar>
            <w:vAlign w:val="center"/>
          </w:tcPr>
          <w:p w14:paraId="0E204CD5" w14:textId="77777777" w:rsidR="007C4D1F" w:rsidRDefault="009606D0">
            <w:pPr>
              <w:spacing w:line="240" w:lineRule="auto"/>
              <w:jc w:val="center"/>
            </w:pPr>
            <w:r>
              <w:rPr>
                <w:sz w:val="18"/>
                <w:szCs w:val="18"/>
              </w:rPr>
              <w:t>(0, 25)</w:t>
            </w:r>
          </w:p>
        </w:tc>
      </w:tr>
      <w:tr w:rsidR="007C4D1F" w14:paraId="43F0D1F5"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3F5F9D6F" w14:textId="77777777" w:rsidR="007C4D1F" w:rsidRDefault="009606D0">
            <w:pPr>
              <w:spacing w:line="240" w:lineRule="auto"/>
              <w:jc w:val="center"/>
            </w:pPr>
            <w:r>
              <w:rPr>
                <w:sz w:val="18"/>
                <w:szCs w:val="18"/>
              </w:rPr>
              <w:t>发展</w:t>
            </w:r>
            <w:r>
              <w:rPr>
                <w:sz w:val="18"/>
                <w:szCs w:val="18"/>
              </w:rPr>
              <w:t xml:space="preserve"> D</w:t>
            </w:r>
          </w:p>
        </w:tc>
        <w:tc>
          <w:tcPr>
            <w:tcW w:w="1250" w:type="dxa"/>
            <w:tcBorders>
              <w:top w:val="nil"/>
              <w:left w:val="nil"/>
              <w:bottom w:val="nil"/>
              <w:right w:val="nil"/>
            </w:tcBorders>
            <w:tcMar>
              <w:top w:w="20" w:type="dxa"/>
              <w:left w:w="40" w:type="dxa"/>
              <w:bottom w:w="20" w:type="dxa"/>
              <w:right w:w="40" w:type="dxa"/>
            </w:tcMar>
            <w:vAlign w:val="center"/>
          </w:tcPr>
          <w:p w14:paraId="52278DB4" w14:textId="77777777" w:rsidR="007C4D1F" w:rsidRDefault="009606D0">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52741F30" w14:textId="77777777" w:rsidR="007C4D1F" w:rsidRDefault="009606D0">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4BDD4463" w14:textId="77777777" w:rsidR="007C4D1F" w:rsidRDefault="009606D0">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02955C8A"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70BD40E" w14:textId="77777777" w:rsidR="007C4D1F" w:rsidRDefault="009606D0">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5BD2E039" w14:textId="77777777" w:rsidR="007C4D1F" w:rsidRDefault="009606D0">
            <w:pPr>
              <w:spacing w:line="240" w:lineRule="auto"/>
              <w:jc w:val="center"/>
            </w:pPr>
            <w:r>
              <w:rPr>
                <w:sz w:val="18"/>
                <w:szCs w:val="18"/>
              </w:rPr>
              <w:t>(0, 200)</w:t>
            </w:r>
          </w:p>
        </w:tc>
      </w:tr>
      <w:tr w:rsidR="007C4D1F" w14:paraId="1FED2E49"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08B38963" w14:textId="77777777" w:rsidR="007C4D1F" w:rsidRDefault="009606D0">
            <w:pPr>
              <w:spacing w:line="240" w:lineRule="auto"/>
              <w:jc w:val="center"/>
            </w:pPr>
            <w:r>
              <w:rPr>
                <w:sz w:val="18"/>
                <w:szCs w:val="18"/>
              </w:rPr>
              <w:t>生态</w:t>
            </w:r>
            <w:r>
              <w:rPr>
                <w:sz w:val="18"/>
                <w:szCs w:val="18"/>
              </w:rPr>
              <w:t xml:space="preserve"> E</w:t>
            </w:r>
          </w:p>
        </w:tc>
        <w:tc>
          <w:tcPr>
            <w:tcW w:w="1250" w:type="dxa"/>
            <w:tcBorders>
              <w:top w:val="nil"/>
              <w:left w:val="nil"/>
              <w:bottom w:val="nil"/>
              <w:right w:val="nil"/>
            </w:tcBorders>
            <w:tcMar>
              <w:top w:w="20" w:type="dxa"/>
              <w:left w:w="40" w:type="dxa"/>
              <w:bottom w:w="20" w:type="dxa"/>
              <w:right w:w="40" w:type="dxa"/>
            </w:tcMar>
            <w:vAlign w:val="center"/>
          </w:tcPr>
          <w:p w14:paraId="6AAA4539" w14:textId="77777777" w:rsidR="007C4D1F" w:rsidRDefault="009606D0">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212E86A2" w14:textId="77777777" w:rsidR="007C4D1F" w:rsidRDefault="009606D0">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10EFB00C" w14:textId="77777777" w:rsidR="007C4D1F" w:rsidRDefault="009606D0">
            <w:pPr>
              <w:spacing w:line="240" w:lineRule="auto"/>
              <w:jc w:val="center"/>
            </w:pPr>
            <w:r>
              <w:rPr>
                <w:sz w:val="18"/>
                <w:szCs w:val="18"/>
              </w:rPr>
              <w:t>单位</w:t>
            </w:r>
            <w:r>
              <w:rPr>
                <w:sz w:val="18"/>
                <w:szCs w:val="18"/>
              </w:rPr>
              <w:t>GDP</w:t>
            </w:r>
            <w:r>
              <w:rPr>
                <w:sz w:val="18"/>
                <w:szCs w:val="18"/>
              </w:rPr>
              <w:t>能耗指数</w:t>
            </w:r>
          </w:p>
        </w:tc>
        <w:tc>
          <w:tcPr>
            <w:tcW w:w="580" w:type="dxa"/>
            <w:tcBorders>
              <w:top w:val="nil"/>
              <w:left w:val="nil"/>
              <w:bottom w:val="nil"/>
              <w:right w:val="nil"/>
            </w:tcBorders>
            <w:tcMar>
              <w:top w:w="20" w:type="dxa"/>
              <w:left w:w="40" w:type="dxa"/>
              <w:bottom w:w="20" w:type="dxa"/>
              <w:right w:w="40" w:type="dxa"/>
            </w:tcMar>
            <w:vAlign w:val="center"/>
          </w:tcPr>
          <w:p w14:paraId="564182DE" w14:textId="77777777" w:rsidR="007C4D1F" w:rsidRDefault="009606D0">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2A465591" w14:textId="77777777" w:rsidR="007C4D1F" w:rsidRDefault="009606D0">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674D6A20" w14:textId="77777777" w:rsidR="007C4D1F" w:rsidRDefault="009606D0">
            <w:pPr>
              <w:spacing w:line="240" w:lineRule="auto"/>
              <w:jc w:val="center"/>
            </w:pPr>
            <w:r>
              <w:rPr>
                <w:sz w:val="18"/>
                <w:szCs w:val="18"/>
              </w:rPr>
              <w:t>(60, 100)</w:t>
            </w:r>
          </w:p>
        </w:tc>
      </w:tr>
      <w:tr w:rsidR="007C4D1F" w14:paraId="6C82853C"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9156622" w14:textId="77777777" w:rsidR="007C4D1F" w:rsidRDefault="009606D0">
            <w:pPr>
              <w:spacing w:line="240" w:lineRule="auto"/>
              <w:jc w:val="center"/>
            </w:pPr>
            <w:r>
              <w:rPr>
                <w:sz w:val="18"/>
                <w:szCs w:val="18"/>
              </w:rPr>
              <w:t>生态</w:t>
            </w:r>
            <w:r>
              <w:rPr>
                <w:sz w:val="18"/>
                <w:szCs w:val="18"/>
              </w:rPr>
              <w:t xml:space="preserve"> E</w:t>
            </w:r>
          </w:p>
        </w:tc>
        <w:tc>
          <w:tcPr>
            <w:tcW w:w="1250" w:type="dxa"/>
            <w:tcBorders>
              <w:top w:val="nil"/>
              <w:left w:val="nil"/>
              <w:bottom w:val="nil"/>
              <w:right w:val="nil"/>
            </w:tcBorders>
            <w:tcMar>
              <w:top w:w="20" w:type="dxa"/>
              <w:left w:w="40" w:type="dxa"/>
              <w:bottom w:w="20" w:type="dxa"/>
              <w:right w:w="40" w:type="dxa"/>
            </w:tcMar>
            <w:vAlign w:val="center"/>
          </w:tcPr>
          <w:p w14:paraId="74FC085B" w14:textId="77777777" w:rsidR="007C4D1F" w:rsidRDefault="009606D0">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3D97B61" w14:textId="77777777" w:rsidR="007C4D1F" w:rsidRDefault="009606D0">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95EF681" w14:textId="77777777" w:rsidR="007C4D1F" w:rsidRDefault="009606D0">
            <w:pPr>
              <w:spacing w:line="240" w:lineRule="auto"/>
              <w:jc w:val="center"/>
            </w:pPr>
            <w:r>
              <w:rPr>
                <w:sz w:val="18"/>
                <w:szCs w:val="18"/>
              </w:rPr>
              <w:t>森林覆盖率（</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5B238A87" w14:textId="77777777" w:rsidR="007C4D1F" w:rsidRDefault="009606D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D864ACF" w14:textId="77777777" w:rsidR="007C4D1F" w:rsidRDefault="009606D0">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23F0EB60" w14:textId="77777777" w:rsidR="007C4D1F" w:rsidRDefault="009606D0">
            <w:pPr>
              <w:spacing w:line="240" w:lineRule="auto"/>
              <w:jc w:val="center"/>
            </w:pPr>
            <w:r>
              <w:rPr>
                <w:sz w:val="18"/>
                <w:szCs w:val="18"/>
              </w:rPr>
              <w:t>(11.98, 12.51)</w:t>
            </w:r>
            <w:r>
              <w:rPr>
                <w:sz w:val="18"/>
                <w:szCs w:val="18"/>
              </w:rPr>
              <w:t>，见说明</w:t>
            </w:r>
            <w:r>
              <w:rPr>
                <w:sz w:val="18"/>
                <w:szCs w:val="18"/>
              </w:rPr>
              <w:t>②</w:t>
            </w:r>
          </w:p>
        </w:tc>
      </w:tr>
      <w:tr w:rsidR="007C4D1F" w14:paraId="21BDFE37" w14:textId="77777777">
        <w:trPr>
          <w:jc w:val="center"/>
        </w:trPr>
        <w:tc>
          <w:tcPr>
            <w:tcW w:w="850" w:type="dxa"/>
            <w:tcBorders>
              <w:top w:val="nil"/>
              <w:left w:val="nil"/>
              <w:bottom w:val="nil"/>
              <w:right w:val="nil"/>
            </w:tcBorders>
            <w:tcMar>
              <w:top w:w="20" w:type="dxa"/>
              <w:left w:w="40" w:type="dxa"/>
              <w:bottom w:w="20" w:type="dxa"/>
              <w:right w:w="40" w:type="dxa"/>
            </w:tcMar>
            <w:vAlign w:val="center"/>
          </w:tcPr>
          <w:p w14:paraId="663E33F3" w14:textId="77777777" w:rsidR="007C4D1F" w:rsidRDefault="009606D0">
            <w:pPr>
              <w:spacing w:line="240" w:lineRule="auto"/>
              <w:jc w:val="center"/>
            </w:pPr>
            <w:r>
              <w:rPr>
                <w:sz w:val="18"/>
                <w:szCs w:val="18"/>
              </w:rPr>
              <w:t>生态</w:t>
            </w:r>
            <w:r>
              <w:rPr>
                <w:sz w:val="18"/>
                <w:szCs w:val="18"/>
              </w:rPr>
              <w:t xml:space="preserve"> E</w:t>
            </w:r>
          </w:p>
        </w:tc>
        <w:tc>
          <w:tcPr>
            <w:tcW w:w="1250" w:type="dxa"/>
            <w:tcBorders>
              <w:top w:val="nil"/>
              <w:left w:val="nil"/>
              <w:bottom w:val="nil"/>
              <w:right w:val="nil"/>
            </w:tcBorders>
            <w:tcMar>
              <w:top w:w="20" w:type="dxa"/>
              <w:left w:w="40" w:type="dxa"/>
              <w:bottom w:w="20" w:type="dxa"/>
              <w:right w:w="40" w:type="dxa"/>
            </w:tcMar>
            <w:vAlign w:val="center"/>
          </w:tcPr>
          <w:p w14:paraId="7B5BD381" w14:textId="77777777" w:rsidR="007C4D1F" w:rsidRDefault="009606D0">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CCE0117" w14:textId="77777777" w:rsidR="007C4D1F" w:rsidRDefault="009606D0">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560C8155" w14:textId="77777777" w:rsidR="007C4D1F" w:rsidRDefault="009606D0">
            <w:pPr>
              <w:spacing w:line="240" w:lineRule="auto"/>
              <w:jc w:val="center"/>
            </w:pPr>
            <w:r>
              <w:rPr>
                <w:sz w:val="18"/>
                <w:szCs w:val="18"/>
              </w:rPr>
              <w:t>空气质量优良天数比</w:t>
            </w:r>
            <w:r>
              <w:rPr>
                <w:sz w:val="18"/>
                <w:szCs w:val="18"/>
              </w:rPr>
              <w:lastRenderedPageBreak/>
              <w:t>例（</w:t>
            </w:r>
            <w:r>
              <w:rPr>
                <w:sz w:val="18"/>
                <w:szCs w:val="18"/>
              </w:rPr>
              <w:t>%</w:t>
            </w:r>
            <w:r>
              <w:rPr>
                <w:sz w:val="18"/>
                <w:szCs w:val="18"/>
              </w:rPr>
              <w:t>）</w:t>
            </w:r>
          </w:p>
        </w:tc>
        <w:tc>
          <w:tcPr>
            <w:tcW w:w="580" w:type="dxa"/>
            <w:tcBorders>
              <w:top w:val="nil"/>
              <w:left w:val="nil"/>
              <w:bottom w:val="nil"/>
              <w:right w:val="nil"/>
            </w:tcBorders>
            <w:tcMar>
              <w:top w:w="20" w:type="dxa"/>
              <w:left w:w="40" w:type="dxa"/>
              <w:bottom w:w="20" w:type="dxa"/>
              <w:right w:w="40" w:type="dxa"/>
            </w:tcMar>
            <w:vAlign w:val="center"/>
          </w:tcPr>
          <w:p w14:paraId="38CA79A3" w14:textId="77777777" w:rsidR="007C4D1F" w:rsidRDefault="009606D0">
            <w:pPr>
              <w:spacing w:line="240" w:lineRule="auto"/>
              <w:jc w:val="center"/>
            </w:pPr>
            <w:r>
              <w:rPr>
                <w:sz w:val="18"/>
                <w:szCs w:val="18"/>
              </w:rPr>
              <w:lastRenderedPageBreak/>
              <w:t>正向</w:t>
            </w:r>
          </w:p>
        </w:tc>
        <w:tc>
          <w:tcPr>
            <w:tcW w:w="1900" w:type="dxa"/>
            <w:tcBorders>
              <w:top w:val="nil"/>
              <w:left w:val="nil"/>
              <w:bottom w:val="nil"/>
              <w:right w:val="nil"/>
            </w:tcBorders>
            <w:tcMar>
              <w:top w:w="20" w:type="dxa"/>
              <w:left w:w="40" w:type="dxa"/>
              <w:bottom w:w="20" w:type="dxa"/>
              <w:right w:w="40" w:type="dxa"/>
            </w:tcMar>
            <w:vAlign w:val="center"/>
          </w:tcPr>
          <w:p w14:paraId="4AA9414C" w14:textId="77777777" w:rsidR="007C4D1F" w:rsidRDefault="009606D0">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A3AEDB4" w14:textId="77777777" w:rsidR="007C4D1F" w:rsidRDefault="009606D0">
            <w:pPr>
              <w:spacing w:line="240" w:lineRule="auto"/>
              <w:jc w:val="center"/>
            </w:pPr>
            <w:r>
              <w:rPr>
                <w:sz w:val="18"/>
                <w:szCs w:val="18"/>
              </w:rPr>
              <w:t>(0, 100)</w:t>
            </w:r>
          </w:p>
        </w:tc>
      </w:tr>
      <w:tr w:rsidR="007C4D1F" w14:paraId="73FE26F8" w14:textId="77777777">
        <w:trPr>
          <w:jc w:val="center"/>
        </w:trPr>
        <w:tc>
          <w:tcPr>
            <w:tcW w:w="850" w:type="dxa"/>
            <w:tcBorders>
              <w:top w:val="nil"/>
              <w:left w:val="nil"/>
              <w:bottom w:val="single" w:sz="12" w:space="0" w:color="000000"/>
              <w:right w:val="nil"/>
            </w:tcBorders>
            <w:tcMar>
              <w:top w:w="20" w:type="dxa"/>
              <w:left w:w="40" w:type="dxa"/>
              <w:bottom w:w="20" w:type="dxa"/>
              <w:right w:w="40" w:type="dxa"/>
            </w:tcMar>
            <w:vAlign w:val="center"/>
          </w:tcPr>
          <w:p w14:paraId="10CE4612" w14:textId="77777777" w:rsidR="007C4D1F" w:rsidRDefault="009606D0">
            <w:pPr>
              <w:spacing w:line="240" w:lineRule="auto"/>
              <w:jc w:val="center"/>
            </w:pPr>
            <w:r>
              <w:rPr>
                <w:sz w:val="18"/>
                <w:szCs w:val="18"/>
              </w:rPr>
              <w:t>生态</w:t>
            </w:r>
            <w:r>
              <w:rPr>
                <w:sz w:val="18"/>
                <w:szCs w:val="18"/>
              </w:rPr>
              <w:t xml:space="preserve"> E</w:t>
            </w:r>
          </w:p>
        </w:tc>
        <w:tc>
          <w:tcPr>
            <w:tcW w:w="1250" w:type="dxa"/>
            <w:tcBorders>
              <w:top w:val="nil"/>
              <w:left w:val="nil"/>
              <w:bottom w:val="single" w:sz="12" w:space="0" w:color="000000"/>
              <w:right w:val="nil"/>
            </w:tcBorders>
            <w:tcMar>
              <w:top w:w="20" w:type="dxa"/>
              <w:left w:w="40" w:type="dxa"/>
              <w:bottom w:w="20" w:type="dxa"/>
              <w:right w:w="40" w:type="dxa"/>
            </w:tcMar>
            <w:vAlign w:val="center"/>
          </w:tcPr>
          <w:p w14:paraId="5462DBF5" w14:textId="77777777" w:rsidR="007C4D1F" w:rsidRDefault="009606D0">
            <w:pPr>
              <w:spacing w:line="240" w:lineRule="auto"/>
              <w:jc w:val="center"/>
            </w:pPr>
            <w:r>
              <w:rPr>
                <w:sz w:val="18"/>
                <w:szCs w:val="18"/>
              </w:rPr>
              <w:t>生态本底（草原）</w:t>
            </w:r>
          </w:p>
        </w:tc>
        <w:tc>
          <w:tcPr>
            <w:tcW w:w="800" w:type="dxa"/>
            <w:tcBorders>
              <w:top w:val="nil"/>
              <w:left w:val="nil"/>
              <w:bottom w:val="single" w:sz="12" w:space="0" w:color="000000"/>
              <w:right w:val="nil"/>
            </w:tcBorders>
            <w:tcMar>
              <w:top w:w="20" w:type="dxa"/>
              <w:left w:w="40" w:type="dxa"/>
              <w:bottom w:w="20" w:type="dxa"/>
              <w:right w:w="40" w:type="dxa"/>
            </w:tcMar>
            <w:vAlign w:val="center"/>
          </w:tcPr>
          <w:p w14:paraId="6F9D216A" w14:textId="77777777" w:rsidR="007C4D1F" w:rsidRDefault="009606D0">
            <w:pPr>
              <w:spacing w:line="240" w:lineRule="auto"/>
              <w:jc w:val="center"/>
            </w:pPr>
            <w:r>
              <w:rPr>
                <w:sz w:val="18"/>
                <w:szCs w:val="18"/>
              </w:rPr>
              <w:t>E4</w:t>
            </w:r>
          </w:p>
        </w:tc>
        <w:tc>
          <w:tcPr>
            <w:tcW w:w="1850" w:type="dxa"/>
            <w:tcBorders>
              <w:top w:val="nil"/>
              <w:left w:val="nil"/>
              <w:bottom w:val="single" w:sz="12" w:space="0" w:color="000000"/>
              <w:right w:val="nil"/>
            </w:tcBorders>
            <w:tcMar>
              <w:top w:w="20" w:type="dxa"/>
              <w:left w:w="40" w:type="dxa"/>
              <w:bottom w:w="20" w:type="dxa"/>
              <w:right w:w="40" w:type="dxa"/>
            </w:tcMar>
            <w:vAlign w:val="center"/>
          </w:tcPr>
          <w:p w14:paraId="7A17D06C" w14:textId="77777777" w:rsidR="007C4D1F" w:rsidRDefault="009606D0">
            <w:pPr>
              <w:spacing w:line="240" w:lineRule="auto"/>
              <w:jc w:val="center"/>
            </w:pPr>
            <w:r>
              <w:rPr>
                <w:sz w:val="18"/>
                <w:szCs w:val="18"/>
              </w:rPr>
              <w:t>草原综合植被盖度（</w:t>
            </w:r>
            <w:r>
              <w:rPr>
                <w:sz w:val="18"/>
                <w:szCs w:val="18"/>
              </w:rPr>
              <w:t>%</w:t>
            </w:r>
            <w:r>
              <w:rPr>
                <w:sz w:val="18"/>
                <w:szCs w:val="18"/>
              </w:rPr>
              <w:t>）</w:t>
            </w:r>
          </w:p>
        </w:tc>
        <w:tc>
          <w:tcPr>
            <w:tcW w:w="580" w:type="dxa"/>
            <w:tcBorders>
              <w:top w:val="nil"/>
              <w:left w:val="nil"/>
              <w:bottom w:val="single" w:sz="12" w:space="0" w:color="000000"/>
              <w:right w:val="nil"/>
            </w:tcBorders>
            <w:tcMar>
              <w:top w:w="20" w:type="dxa"/>
              <w:left w:w="40" w:type="dxa"/>
              <w:bottom w:w="20" w:type="dxa"/>
              <w:right w:w="40" w:type="dxa"/>
            </w:tcMar>
            <w:vAlign w:val="center"/>
          </w:tcPr>
          <w:p w14:paraId="7EA3B53E" w14:textId="77777777" w:rsidR="007C4D1F" w:rsidRDefault="009606D0">
            <w:pPr>
              <w:spacing w:line="240" w:lineRule="auto"/>
              <w:jc w:val="center"/>
            </w:pPr>
            <w:r>
              <w:rPr>
                <w:sz w:val="18"/>
                <w:szCs w:val="18"/>
              </w:rPr>
              <w:t>正向</w:t>
            </w:r>
          </w:p>
        </w:tc>
        <w:tc>
          <w:tcPr>
            <w:tcW w:w="1900" w:type="dxa"/>
            <w:tcBorders>
              <w:top w:val="nil"/>
              <w:left w:val="nil"/>
              <w:bottom w:val="single" w:sz="12" w:space="0" w:color="000000"/>
              <w:right w:val="nil"/>
            </w:tcBorders>
            <w:tcMar>
              <w:top w:w="20" w:type="dxa"/>
              <w:left w:w="40" w:type="dxa"/>
              <w:bottom w:w="20" w:type="dxa"/>
              <w:right w:w="40" w:type="dxa"/>
            </w:tcMar>
            <w:vAlign w:val="center"/>
          </w:tcPr>
          <w:p w14:paraId="696D0F05" w14:textId="77777777" w:rsidR="007C4D1F" w:rsidRDefault="009606D0">
            <w:pPr>
              <w:spacing w:line="240" w:lineRule="auto"/>
              <w:jc w:val="center"/>
            </w:pPr>
            <w:r>
              <w:rPr>
                <w:sz w:val="18"/>
                <w:szCs w:val="18"/>
              </w:rPr>
              <w:t>林草公报</w:t>
            </w:r>
          </w:p>
        </w:tc>
        <w:tc>
          <w:tcPr>
            <w:tcW w:w="1570" w:type="dxa"/>
            <w:tcBorders>
              <w:top w:val="nil"/>
              <w:left w:val="nil"/>
              <w:bottom w:val="single" w:sz="12" w:space="0" w:color="000000"/>
              <w:right w:val="nil"/>
            </w:tcBorders>
            <w:tcMar>
              <w:top w:w="20" w:type="dxa"/>
              <w:left w:w="40" w:type="dxa"/>
              <w:bottom w:w="20" w:type="dxa"/>
              <w:right w:w="40" w:type="dxa"/>
            </w:tcMar>
            <w:vAlign w:val="center"/>
          </w:tcPr>
          <w:p w14:paraId="17E62AA1" w14:textId="77777777" w:rsidR="007C4D1F" w:rsidRDefault="009606D0">
            <w:pPr>
              <w:spacing w:line="240" w:lineRule="auto"/>
              <w:jc w:val="center"/>
            </w:pPr>
            <w:r>
              <w:rPr>
                <w:sz w:val="18"/>
                <w:szCs w:val="18"/>
              </w:rPr>
              <w:t>(42.3, 50)</w:t>
            </w:r>
            <w:r>
              <w:rPr>
                <w:sz w:val="18"/>
                <w:szCs w:val="18"/>
              </w:rPr>
              <w:t>，见说明</w:t>
            </w:r>
            <w:r>
              <w:rPr>
                <w:sz w:val="18"/>
                <w:szCs w:val="18"/>
              </w:rPr>
              <w:t>②</w:t>
            </w:r>
          </w:p>
        </w:tc>
      </w:tr>
    </w:tbl>
    <w:p w14:paraId="7829F90B" w14:textId="77777777" w:rsidR="007C4D1F" w:rsidRDefault="009606D0">
      <w:pPr>
        <w:spacing w:before="30" w:after="140"/>
        <w:rPr>
          <w:sz w:val="18"/>
          <w:szCs w:val="18"/>
        </w:rPr>
      </w:pPr>
      <w:r>
        <w:rPr>
          <w:sz w:val="18"/>
          <w:szCs w:val="18"/>
        </w:rPr>
        <w:t>注：</w:t>
      </w:r>
      <w:r>
        <w:rPr>
          <w:rFonts w:ascii="Cambria Math" w:hAnsi="Cambria Math" w:cs="Cambria Math"/>
          <w:sz w:val="18"/>
          <w:szCs w:val="18"/>
        </w:rPr>
        <w:t>①</w:t>
      </w:r>
      <w:r>
        <w:rPr>
          <w:sz w:val="18"/>
          <w:szCs w:val="18"/>
        </w:rPr>
        <w:t>S1</w:t>
      </w:r>
      <w:r>
        <w:rPr>
          <w:sz w:val="18"/>
          <w:szCs w:val="18"/>
        </w:rPr>
        <w:t>、</w:t>
      </w:r>
      <w:r>
        <w:rPr>
          <w:sz w:val="18"/>
          <w:szCs w:val="18"/>
        </w:rPr>
        <w:t>S3</w:t>
      </w:r>
      <w:r>
        <w:rPr>
          <w:sz w:val="18"/>
          <w:szCs w:val="18"/>
        </w:rPr>
        <w:t>、</w:t>
      </w:r>
      <w:r>
        <w:rPr>
          <w:sz w:val="18"/>
          <w:szCs w:val="18"/>
        </w:rPr>
        <w:t>D3</w:t>
      </w:r>
      <w:r>
        <w:rPr>
          <w:sz w:val="18"/>
          <w:szCs w:val="18"/>
        </w:rPr>
        <w:t>、</w:t>
      </w:r>
      <w:r>
        <w:rPr>
          <w:sz w:val="18"/>
          <w:szCs w:val="18"/>
        </w:rPr>
        <w:t>D4</w:t>
      </w:r>
      <w:r>
        <w:rPr>
          <w:sz w:val="18"/>
          <w:szCs w:val="18"/>
        </w:rPr>
        <w:t>、</w:t>
      </w:r>
      <w:r>
        <w:rPr>
          <w:sz w:val="18"/>
          <w:szCs w:val="18"/>
        </w:rPr>
        <w:t>D5</w:t>
      </w:r>
      <w:r>
        <w:rPr>
          <w:sz w:val="18"/>
          <w:szCs w:val="18"/>
        </w:rPr>
        <w:t>五项缺乏可对标的外部政策或统计目标值，上限改用</w:t>
      </w:r>
      <w:r>
        <w:rPr>
          <w:rFonts w:hint="eastAsia"/>
          <w:sz w:val="18"/>
          <w:szCs w:val="18"/>
        </w:rPr>
        <w:t>“</w:t>
      </w:r>
      <w:r>
        <w:rPr>
          <w:sz w:val="18"/>
          <w:szCs w:val="18"/>
        </w:rPr>
        <w:t>0</w:t>
      </w:r>
      <w:r>
        <w:rPr>
          <w:sz w:val="18"/>
          <w:szCs w:val="18"/>
        </w:rPr>
        <w:t>为下限、样本期观测最大值预留余量并取整</w:t>
      </w:r>
      <w:r>
        <w:rPr>
          <w:rFonts w:hint="eastAsia"/>
          <w:sz w:val="18"/>
          <w:szCs w:val="18"/>
        </w:rPr>
        <w:t>”</w:t>
      </w:r>
      <w:r>
        <w:rPr>
          <w:sz w:val="18"/>
          <w:szCs w:val="18"/>
        </w:rPr>
        <w:t>的惯例设定，相对各自观测最大值的倍数在</w:t>
      </w:r>
      <w:r>
        <w:rPr>
          <w:sz w:val="18"/>
          <w:szCs w:val="18"/>
        </w:rPr>
        <w:t>1.23</w:t>
      </w:r>
      <w:r>
        <w:rPr>
          <w:rFonts w:hint="eastAsia"/>
          <w:sz w:val="18"/>
          <w:szCs w:val="18"/>
        </w:rPr>
        <w:t>—</w:t>
      </w:r>
      <w:r>
        <w:rPr>
          <w:sz w:val="18"/>
          <w:szCs w:val="18"/>
        </w:rPr>
        <w:t>2.20</w:t>
      </w:r>
      <w:r>
        <w:rPr>
          <w:sz w:val="18"/>
          <w:szCs w:val="18"/>
        </w:rPr>
        <w:t>倍之间，非外部实证基准。</w:t>
      </w:r>
      <w:r>
        <w:rPr>
          <w:rFonts w:ascii="Cambria Math" w:hAnsi="Cambria Math" w:cs="Cambria Math"/>
          <w:sz w:val="18"/>
          <w:szCs w:val="18"/>
        </w:rPr>
        <w:t>②</w:t>
      </w:r>
      <w:r>
        <w:rPr>
          <w:sz w:val="18"/>
          <w:szCs w:val="18"/>
        </w:rPr>
        <w:t>E2</w:t>
      </w:r>
      <w:r>
        <w:rPr>
          <w:sz w:val="18"/>
          <w:szCs w:val="18"/>
        </w:rPr>
        <w:t>、</w:t>
      </w:r>
      <w:r>
        <w:rPr>
          <w:sz w:val="18"/>
          <w:szCs w:val="18"/>
        </w:rPr>
        <w:t>E4</w:t>
      </w:r>
      <w:r>
        <w:rPr>
          <w:sz w:val="18"/>
          <w:szCs w:val="18"/>
        </w:rPr>
        <w:t>的基准取自《西藏自治区</w:t>
      </w:r>
      <w:r>
        <w:rPr>
          <w:rFonts w:hint="eastAsia"/>
          <w:sz w:val="18"/>
          <w:szCs w:val="18"/>
        </w:rPr>
        <w:t>“</w:t>
      </w:r>
      <w:r>
        <w:rPr>
          <w:sz w:val="18"/>
          <w:szCs w:val="18"/>
        </w:rPr>
        <w:t>十四五</w:t>
      </w:r>
      <w:r>
        <w:rPr>
          <w:rFonts w:hint="eastAsia"/>
          <w:sz w:val="18"/>
          <w:szCs w:val="18"/>
        </w:rPr>
        <w:t>”</w:t>
      </w:r>
      <w:r>
        <w:rPr>
          <w:sz w:val="18"/>
          <w:szCs w:val="18"/>
        </w:rPr>
        <w:t>时期生态环境保护规划》指标表：森林覆盖率</w:t>
      </w:r>
      <w:r>
        <w:rPr>
          <w:sz w:val="18"/>
          <w:szCs w:val="18"/>
        </w:rPr>
        <w:t>2020</w:t>
      </w:r>
      <w:r>
        <w:rPr>
          <w:sz w:val="18"/>
          <w:szCs w:val="18"/>
        </w:rPr>
        <w:t>年基线</w:t>
      </w:r>
      <w:r>
        <w:rPr>
          <w:sz w:val="18"/>
          <w:szCs w:val="18"/>
        </w:rPr>
        <w:t>12.31%</w:t>
      </w:r>
      <w:r>
        <w:rPr>
          <w:sz w:val="18"/>
          <w:szCs w:val="18"/>
        </w:rPr>
        <w:t>、</w:t>
      </w:r>
      <w:r>
        <w:rPr>
          <w:sz w:val="18"/>
          <w:szCs w:val="18"/>
        </w:rPr>
        <w:t>2025</w:t>
      </w:r>
      <w:r>
        <w:rPr>
          <w:sz w:val="18"/>
          <w:szCs w:val="18"/>
        </w:rPr>
        <w:t>年目标</w:t>
      </w:r>
      <w:r>
        <w:rPr>
          <w:sz w:val="18"/>
          <w:szCs w:val="18"/>
        </w:rPr>
        <w:t>12.51%</w:t>
      </w:r>
      <w:r>
        <w:rPr>
          <w:sz w:val="18"/>
          <w:szCs w:val="18"/>
        </w:rPr>
        <w:t>，草原综合植被盖度</w:t>
      </w:r>
      <w:r>
        <w:rPr>
          <w:sz w:val="18"/>
          <w:szCs w:val="18"/>
        </w:rPr>
        <w:t>2020</w:t>
      </w:r>
      <w:r>
        <w:rPr>
          <w:sz w:val="18"/>
          <w:szCs w:val="18"/>
        </w:rPr>
        <w:t>年基线</w:t>
      </w:r>
      <w:r>
        <w:rPr>
          <w:sz w:val="18"/>
          <w:szCs w:val="18"/>
        </w:rPr>
        <w:t>47.14%</w:t>
      </w:r>
      <w:r>
        <w:rPr>
          <w:sz w:val="18"/>
          <w:szCs w:val="18"/>
        </w:rPr>
        <w:t>、</w:t>
      </w:r>
      <w:r>
        <w:rPr>
          <w:sz w:val="18"/>
          <w:szCs w:val="18"/>
        </w:rPr>
        <w:t>2025</w:t>
      </w:r>
      <w:r>
        <w:rPr>
          <w:sz w:val="18"/>
          <w:szCs w:val="18"/>
        </w:rPr>
        <w:t>年目标</w:t>
      </w:r>
      <w:r>
        <w:rPr>
          <w:sz w:val="18"/>
          <w:szCs w:val="18"/>
        </w:rPr>
        <w:t>50%</w:t>
      </w:r>
      <w:r>
        <w:rPr>
          <w:sz w:val="18"/>
          <w:szCs w:val="18"/>
        </w:rPr>
        <w:t>。下限取样本首年（</w:t>
      </w:r>
      <w:r>
        <w:rPr>
          <w:sz w:val="18"/>
          <w:szCs w:val="18"/>
        </w:rPr>
        <w:t>2016</w:t>
      </w:r>
      <w:r>
        <w:rPr>
          <w:sz w:val="18"/>
          <w:szCs w:val="18"/>
        </w:rPr>
        <w:t>年）实测值而非规划基线年，以保留</w:t>
      </w:r>
      <w:r>
        <w:rPr>
          <w:sz w:val="18"/>
          <w:szCs w:val="18"/>
        </w:rPr>
        <w:t>2016</w:t>
      </w:r>
      <w:r>
        <w:rPr>
          <w:rFonts w:hint="eastAsia"/>
          <w:sz w:val="18"/>
          <w:szCs w:val="18"/>
        </w:rPr>
        <w:t>—</w:t>
      </w:r>
      <w:r>
        <w:rPr>
          <w:sz w:val="18"/>
          <w:szCs w:val="18"/>
        </w:rPr>
        <w:t>2019</w:t>
      </w:r>
      <w:r>
        <w:rPr>
          <w:sz w:val="18"/>
          <w:szCs w:val="18"/>
        </w:rPr>
        <w:t>年的区分度；上限取规划目标值。</w:t>
      </w:r>
      <w:r>
        <w:rPr>
          <w:rFonts w:ascii="Cambria Math" w:hAnsi="Cambria Math" w:cs="Cambria Math"/>
          <w:sz w:val="18"/>
          <w:szCs w:val="18"/>
        </w:rPr>
        <w:t>③</w:t>
      </w:r>
      <w:r>
        <w:rPr>
          <w:sz w:val="18"/>
          <w:szCs w:val="18"/>
        </w:rPr>
        <w:t>D5</w:t>
      </w:r>
      <w:r>
        <w:rPr>
          <w:sz w:val="18"/>
          <w:szCs w:val="18"/>
        </w:rPr>
        <w:t>为统计公报</w:t>
      </w:r>
      <w:r>
        <w:rPr>
          <w:rFonts w:hint="eastAsia"/>
          <w:sz w:val="18"/>
          <w:szCs w:val="18"/>
        </w:rPr>
        <w:t>“</w:t>
      </w:r>
      <w:r>
        <w:rPr>
          <w:sz w:val="18"/>
          <w:szCs w:val="18"/>
        </w:rPr>
        <w:t>规上工业主要产品产量</w:t>
      </w:r>
      <w:r>
        <w:rPr>
          <w:rFonts w:hint="eastAsia"/>
          <w:sz w:val="18"/>
          <w:szCs w:val="18"/>
        </w:rPr>
        <w:t>”</w:t>
      </w:r>
      <w:r>
        <w:rPr>
          <w:sz w:val="18"/>
          <w:szCs w:val="18"/>
        </w:rPr>
        <w:t>所载发电量，属规上工业口径，与第四部分讨论的清洁能源发电量口径不同，因清洁能源占比超过</w:t>
      </w:r>
      <w:r>
        <w:rPr>
          <w:sz w:val="18"/>
          <w:szCs w:val="18"/>
        </w:rPr>
        <w:t>99%</w:t>
      </w:r>
      <w:r>
        <w:rPr>
          <w:sz w:val="18"/>
          <w:szCs w:val="18"/>
        </w:rPr>
        <w:t>，二者接近但不等同。</w:t>
      </w:r>
      <w:r>
        <w:rPr>
          <w:rFonts w:ascii="Cambria Math" w:hAnsi="Cambria Math" w:cs="Cambria Math"/>
          <w:sz w:val="18"/>
          <w:szCs w:val="18"/>
        </w:rPr>
        <w:t>④</w:t>
      </w:r>
      <w:r>
        <w:rPr>
          <w:sz w:val="18"/>
          <w:szCs w:val="18"/>
        </w:rPr>
        <w:t>上限设定的扰动检验与</w:t>
      </w:r>
      <w:r>
        <w:rPr>
          <w:sz w:val="18"/>
          <w:szCs w:val="18"/>
        </w:rPr>
        <w:t>E2</w:t>
      </w:r>
      <w:r>
        <w:rPr>
          <w:sz w:val="18"/>
          <w:szCs w:val="18"/>
        </w:rPr>
        <w:t>的封顶效应见下文稳健性检验。</w:t>
      </w:r>
    </w:p>
    <w:p w14:paraId="7D440C0F" w14:textId="77777777" w:rsidR="007C4D1F" w:rsidRDefault="009606D0">
      <w:pPr>
        <w:spacing w:before="160" w:after="80"/>
      </w:pPr>
      <w:r>
        <w:rPr>
          <w:rFonts w:eastAsia="黑体"/>
          <w:b/>
          <w:bCs/>
          <w:sz w:val="21"/>
          <w:szCs w:val="21"/>
        </w:rPr>
        <w:t>（二）数据来源与处理</w:t>
      </w:r>
    </w:p>
    <w:p w14:paraId="368F9F66" w14:textId="77777777" w:rsidR="007C4D1F" w:rsidRDefault="009606D0">
      <w:pPr>
        <w:ind w:firstLine="420"/>
        <w:jc w:val="both"/>
        <w:rPr>
          <w:sz w:val="21"/>
          <w:szCs w:val="21"/>
        </w:rPr>
      </w:pPr>
      <w:r>
        <w:rPr>
          <w:sz w:val="21"/>
          <w:szCs w:val="21"/>
        </w:rPr>
        <w:t>本文以</w:t>
      </w:r>
      <w:r>
        <w:rPr>
          <w:sz w:val="21"/>
          <w:szCs w:val="21"/>
        </w:rPr>
        <w:t>2016</w:t>
      </w:r>
      <w:r>
        <w:rPr>
          <w:rFonts w:hint="eastAsia"/>
          <w:sz w:val="21"/>
          <w:szCs w:val="21"/>
        </w:rPr>
        <w:t>—</w:t>
      </w:r>
      <w:r>
        <w:rPr>
          <w:sz w:val="21"/>
          <w:szCs w:val="21"/>
        </w:rPr>
        <w:t>2025</w:t>
      </w:r>
      <w:r>
        <w:rPr>
          <w:sz w:val="21"/>
          <w:szCs w:val="21"/>
        </w:rPr>
        <w:t>年为研究期，覆盖</w:t>
      </w:r>
      <w:r>
        <w:rPr>
          <w:rFonts w:hint="eastAsia"/>
          <w:sz w:val="21"/>
          <w:szCs w:val="21"/>
        </w:rPr>
        <w:t>“</w:t>
      </w:r>
      <w:r>
        <w:rPr>
          <w:sz w:val="21"/>
          <w:szCs w:val="21"/>
        </w:rPr>
        <w:t>十三五</w:t>
      </w:r>
      <w:r>
        <w:rPr>
          <w:rFonts w:hint="eastAsia"/>
          <w:sz w:val="21"/>
          <w:szCs w:val="21"/>
        </w:rPr>
        <w:t>”</w:t>
      </w:r>
      <w:r>
        <w:rPr>
          <w:sz w:val="21"/>
          <w:szCs w:val="21"/>
        </w:rPr>
        <w:t>和</w:t>
      </w:r>
      <w:r>
        <w:rPr>
          <w:rFonts w:hint="eastAsia"/>
          <w:sz w:val="21"/>
          <w:szCs w:val="21"/>
        </w:rPr>
        <w:t>“</w:t>
      </w:r>
      <w:r>
        <w:rPr>
          <w:sz w:val="21"/>
          <w:szCs w:val="21"/>
        </w:rPr>
        <w:t>十四五</w:t>
      </w:r>
      <w:r>
        <w:rPr>
          <w:rFonts w:hint="eastAsia"/>
          <w:sz w:val="21"/>
          <w:szCs w:val="21"/>
        </w:rPr>
        <w:t>”</w:t>
      </w:r>
      <w:r>
        <w:rPr>
          <w:sz w:val="21"/>
          <w:szCs w:val="21"/>
        </w:rPr>
        <w:t>两个规划周期。原始数据主要来源于历年《西藏自治区国民经济和社会发展统计公报》</w:t>
      </w:r>
      <w:r>
        <w:rPr>
          <w:sz w:val="21"/>
          <w:szCs w:val="21"/>
          <w:vertAlign w:val="superscript"/>
        </w:rPr>
        <w:t>[38]</w:t>
      </w:r>
      <w:r>
        <w:rPr>
          <w:sz w:val="21"/>
          <w:szCs w:val="21"/>
        </w:rPr>
        <w:t>、《西藏统计年鉴》</w:t>
      </w:r>
      <w:r>
        <w:rPr>
          <w:sz w:val="21"/>
          <w:szCs w:val="21"/>
          <w:vertAlign w:val="superscript"/>
        </w:rPr>
        <w:t>[39]</w:t>
      </w:r>
      <w:r>
        <w:rPr>
          <w:sz w:val="21"/>
          <w:szCs w:val="21"/>
        </w:rPr>
        <w:t>、《中国统计年鉴》</w:t>
      </w:r>
      <w:r>
        <w:rPr>
          <w:sz w:val="21"/>
          <w:szCs w:val="21"/>
          <w:vertAlign w:val="superscript"/>
        </w:rPr>
        <w:t>[40]</w:t>
      </w:r>
      <w:r>
        <w:rPr>
          <w:sz w:val="21"/>
          <w:szCs w:val="21"/>
        </w:rPr>
        <w:t>、《西藏自治区生态环境状况公报》</w:t>
      </w:r>
      <w:r>
        <w:rPr>
          <w:sz w:val="21"/>
          <w:szCs w:val="21"/>
          <w:vertAlign w:val="superscript"/>
        </w:rPr>
        <w:t>[41]</w:t>
      </w:r>
      <w:r>
        <w:rPr>
          <w:sz w:val="21"/>
          <w:szCs w:val="21"/>
        </w:rPr>
        <w:t>，以及财政、能源、文旅等部门公开发布的统计资料。其中，</w:t>
      </w:r>
      <w:r>
        <w:rPr>
          <w:sz w:val="21"/>
          <w:szCs w:val="21"/>
        </w:rPr>
        <w:t>2025</w:t>
      </w:r>
      <w:r>
        <w:rPr>
          <w:sz w:val="21"/>
          <w:szCs w:val="21"/>
        </w:rPr>
        <w:t>年度数据尚未收入相应年鉴，西藏部分取自当年统计公报，全国部分取自《中国统计摘要</w:t>
      </w:r>
      <w:r>
        <w:rPr>
          <w:sz w:val="21"/>
          <w:szCs w:val="21"/>
        </w:rPr>
        <w:t>2026</w:t>
      </w:r>
      <w:r>
        <w:rPr>
          <w:sz w:val="21"/>
          <w:szCs w:val="21"/>
        </w:rPr>
        <w:t>》。为统一指标标准化的参照尺度，本文选取西藏历年常住人口、全国农村与城镇居民人均可支配收入及《西藏自治区</w:t>
      </w:r>
      <w:r>
        <w:rPr>
          <w:rFonts w:hint="eastAsia"/>
          <w:sz w:val="21"/>
          <w:szCs w:val="21"/>
        </w:rPr>
        <w:t>“</w:t>
      </w:r>
      <w:r>
        <w:rPr>
          <w:sz w:val="21"/>
          <w:szCs w:val="21"/>
        </w:rPr>
        <w:t>十四五</w:t>
      </w:r>
      <w:r>
        <w:rPr>
          <w:rFonts w:hint="eastAsia"/>
          <w:sz w:val="21"/>
          <w:szCs w:val="21"/>
        </w:rPr>
        <w:t>”</w:t>
      </w:r>
      <w:r>
        <w:rPr>
          <w:sz w:val="21"/>
          <w:szCs w:val="21"/>
        </w:rPr>
        <w:t>时期生态环境保护规划》等相关数据作为外部参考。</w:t>
      </w:r>
      <w:r>
        <w:rPr>
          <w:sz w:val="21"/>
          <w:szCs w:val="21"/>
        </w:rPr>
        <w:t>13</w:t>
      </w:r>
      <w:r>
        <w:rPr>
          <w:sz w:val="21"/>
          <w:szCs w:val="21"/>
        </w:rPr>
        <w:t>项主体指标及外部参考数据均依据公开资料整理或直接计算，其中，用于人均化与相对全国水平处理的</w:t>
      </w:r>
      <w:r>
        <w:rPr>
          <w:rFonts w:hint="eastAsia"/>
          <w:sz w:val="21"/>
          <w:szCs w:val="21"/>
        </w:rPr>
        <w:t>四</w:t>
      </w:r>
      <w:r>
        <w:rPr>
          <w:sz w:val="21"/>
          <w:szCs w:val="21"/>
        </w:rPr>
        <w:t>项辅助基础序列见</w:t>
      </w:r>
      <w:r>
        <w:rPr>
          <w:rFonts w:hint="eastAsia"/>
          <w:sz w:val="21"/>
          <w:szCs w:val="21"/>
          <w:highlight w:val="yellow"/>
          <w:rPrChange w:id="131" w:author="glora" w:date="2026-09-24T14:57:00Z">
            <w:rPr>
              <w:rFonts w:hint="eastAsia"/>
              <w:sz w:val="21"/>
              <w:szCs w:val="21"/>
            </w:rPr>
          </w:rPrChange>
        </w:rPr>
        <w:t>附表</w:t>
      </w:r>
      <w:r>
        <w:rPr>
          <w:sz w:val="21"/>
          <w:szCs w:val="21"/>
          <w:highlight w:val="yellow"/>
          <w:rPrChange w:id="132" w:author="glora" w:date="2026-09-24T14:57:00Z">
            <w:rPr>
              <w:sz w:val="21"/>
              <w:szCs w:val="21"/>
            </w:rPr>
          </w:rPrChange>
        </w:rPr>
        <w:t>A2</w:t>
      </w:r>
      <w:r>
        <w:rPr>
          <w:rFonts w:hint="eastAsia"/>
          <w:sz w:val="21"/>
          <w:szCs w:val="21"/>
          <w:highlight w:val="yellow"/>
          <w:rPrChange w:id="133" w:author="glora" w:date="2026-09-24T14:57:00Z">
            <w:rPr>
              <w:rFonts w:hint="eastAsia"/>
              <w:sz w:val="21"/>
              <w:szCs w:val="21"/>
            </w:rPr>
          </w:rPrChange>
        </w:rPr>
        <w:t>。</w:t>
      </w:r>
    </w:p>
    <w:p w14:paraId="3EE2E0F3" w14:textId="77777777" w:rsidR="007C4D1F" w:rsidRDefault="009606D0">
      <w:pPr>
        <w:ind w:firstLine="420"/>
        <w:jc w:val="both"/>
        <w:rPr>
          <w:sz w:val="21"/>
          <w:szCs w:val="21"/>
        </w:rPr>
      </w:pPr>
      <w:r>
        <w:rPr>
          <w:sz w:val="21"/>
          <w:szCs w:val="21"/>
        </w:rPr>
        <w:t>E2</w:t>
      </w:r>
      <w:r>
        <w:rPr>
          <w:sz w:val="21"/>
          <w:szCs w:val="21"/>
        </w:rPr>
        <w:t>、</w:t>
      </w:r>
      <w:r>
        <w:rPr>
          <w:sz w:val="21"/>
          <w:szCs w:val="21"/>
        </w:rPr>
        <w:t>E4</w:t>
      </w:r>
      <w:r>
        <w:rPr>
          <w:sz w:val="21"/>
          <w:szCs w:val="21"/>
        </w:rPr>
        <w:t>的标准化上限取自</w:t>
      </w:r>
      <w:r>
        <w:rPr>
          <w:rFonts w:hint="eastAsia"/>
          <w:sz w:val="21"/>
          <w:szCs w:val="21"/>
        </w:rPr>
        <w:t>“</w:t>
      </w:r>
      <w:r>
        <w:rPr>
          <w:sz w:val="21"/>
          <w:szCs w:val="21"/>
        </w:rPr>
        <w:t>十四五</w:t>
      </w:r>
      <w:r>
        <w:rPr>
          <w:rFonts w:hint="eastAsia"/>
          <w:sz w:val="21"/>
          <w:szCs w:val="21"/>
        </w:rPr>
        <w:t>”</w:t>
      </w:r>
      <w:r>
        <w:rPr>
          <w:sz w:val="21"/>
          <w:szCs w:val="21"/>
        </w:rPr>
        <w:t>生态环境保护规划的目标值，而</w:t>
      </w:r>
      <w:r>
        <w:rPr>
          <w:sz w:val="21"/>
          <w:szCs w:val="21"/>
        </w:rPr>
        <w:t>13</w:t>
      </w:r>
      <w:r>
        <w:rPr>
          <w:sz w:val="21"/>
          <w:szCs w:val="21"/>
        </w:rPr>
        <w:t>项指标</w:t>
      </w:r>
      <w:r>
        <w:rPr>
          <w:sz w:val="21"/>
          <w:szCs w:val="21"/>
        </w:rPr>
        <w:t>2016</w:t>
      </w:r>
      <w:r>
        <w:rPr>
          <w:rFonts w:hint="eastAsia"/>
          <w:sz w:val="21"/>
          <w:szCs w:val="21"/>
        </w:rPr>
        <w:t>—</w:t>
      </w:r>
      <w:r>
        <w:rPr>
          <w:sz w:val="21"/>
          <w:szCs w:val="21"/>
        </w:rPr>
        <w:t>2025</w:t>
      </w:r>
      <w:r>
        <w:rPr>
          <w:sz w:val="21"/>
          <w:szCs w:val="21"/>
        </w:rPr>
        <w:t>年的取值均为官方已发布的实际统计值，未以规划目标替代。地区生产总值采用含第五次全国经济普查修订的最新核算口径，与各年度统计公报的初步核算数不同，例如</w:t>
      </w:r>
      <w:r>
        <w:rPr>
          <w:sz w:val="21"/>
          <w:szCs w:val="21"/>
        </w:rPr>
        <w:t>2023</w:t>
      </w:r>
      <w:r>
        <w:rPr>
          <w:sz w:val="21"/>
          <w:szCs w:val="21"/>
        </w:rPr>
        <w:t>年修订后为</w:t>
      </w:r>
      <w:r>
        <w:rPr>
          <w:sz w:val="21"/>
          <w:szCs w:val="21"/>
        </w:rPr>
        <w:t>2532.86</w:t>
      </w:r>
      <w:r>
        <w:rPr>
          <w:sz w:val="21"/>
          <w:szCs w:val="21"/>
        </w:rPr>
        <w:t>亿元，公报数为</w:t>
      </w:r>
      <w:r>
        <w:rPr>
          <w:sz w:val="21"/>
          <w:szCs w:val="21"/>
        </w:rPr>
        <w:t>2392.67</w:t>
      </w:r>
      <w:r>
        <w:rPr>
          <w:sz w:val="21"/>
          <w:szCs w:val="21"/>
        </w:rPr>
        <w:t>亿元；</w:t>
      </w:r>
      <w:r>
        <w:rPr>
          <w:sz w:val="21"/>
          <w:szCs w:val="21"/>
        </w:rPr>
        <w:t>D1</w:t>
      </w:r>
      <w:r>
        <w:rPr>
          <w:sz w:val="21"/>
          <w:szCs w:val="21"/>
        </w:rPr>
        <w:t>、</w:t>
      </w:r>
      <w:r>
        <w:rPr>
          <w:sz w:val="21"/>
          <w:szCs w:val="21"/>
        </w:rPr>
        <w:t>D3</w:t>
      </w:r>
      <w:r>
        <w:rPr>
          <w:sz w:val="21"/>
          <w:szCs w:val="21"/>
        </w:rPr>
        <w:t>两项指标据此计算，其余指标取官方最新公布值。</w:t>
      </w:r>
    </w:p>
    <w:p w14:paraId="20DC9C67" w14:textId="77777777" w:rsidR="007C4D1F" w:rsidRDefault="009606D0">
      <w:pPr>
        <w:spacing w:before="160" w:after="80"/>
      </w:pPr>
      <w:r>
        <w:rPr>
          <w:rFonts w:eastAsia="黑体"/>
          <w:b/>
          <w:bCs/>
          <w:sz w:val="21"/>
          <w:szCs w:val="21"/>
        </w:rPr>
        <w:t>（三）固定基准标准化</w:t>
      </w:r>
    </w:p>
    <w:p w14:paraId="4A68D1E4" w14:textId="77777777" w:rsidR="007C4D1F" w:rsidRDefault="009606D0">
      <w:pPr>
        <w:ind w:firstLine="420"/>
        <w:jc w:val="both"/>
      </w:pPr>
      <w:r>
        <w:rPr>
          <w:sz w:val="21"/>
          <w:szCs w:val="21"/>
        </w:rPr>
        <w:t>固定基准标准化是本文的主设定。之所以不采用常见的极差标准化，是因为后者以样本自身的最大值与最小值为分母，存在两个隐患。一是样本端点年份的标准化值会机械地趋近</w:t>
      </w:r>
      <w:r>
        <w:rPr>
          <w:sz w:val="21"/>
          <w:szCs w:val="21"/>
        </w:rPr>
        <w:t>0</w:t>
      </w:r>
      <w:r>
        <w:rPr>
          <w:sz w:val="21"/>
          <w:szCs w:val="21"/>
        </w:rPr>
        <w:t>或</w:t>
      </w:r>
      <w:r>
        <w:rPr>
          <w:sz w:val="21"/>
          <w:szCs w:val="21"/>
        </w:rPr>
        <w:t>1</w:t>
      </w:r>
      <w:r>
        <w:rPr>
          <w:sz w:val="21"/>
          <w:szCs w:val="21"/>
        </w:rPr>
        <w:t>，只反映样本区间内的相对位置，未必对应外部意义上的</w:t>
      </w:r>
      <w:r>
        <w:rPr>
          <w:rFonts w:hint="eastAsia"/>
          <w:sz w:val="21"/>
          <w:szCs w:val="21"/>
        </w:rPr>
        <w:t>“</w:t>
      </w:r>
      <w:r>
        <w:rPr>
          <w:sz w:val="21"/>
          <w:szCs w:val="21"/>
        </w:rPr>
        <w:t>好</w:t>
      </w:r>
      <w:r>
        <w:rPr>
          <w:rFonts w:hint="eastAsia"/>
          <w:sz w:val="21"/>
          <w:szCs w:val="21"/>
        </w:rPr>
        <w:t>”</w:t>
      </w:r>
      <w:r>
        <w:rPr>
          <w:sz w:val="21"/>
          <w:szCs w:val="21"/>
        </w:rPr>
        <w:t>或</w:t>
      </w:r>
      <w:r>
        <w:rPr>
          <w:rFonts w:hint="eastAsia"/>
          <w:sz w:val="21"/>
          <w:szCs w:val="21"/>
        </w:rPr>
        <w:t>“</w:t>
      </w:r>
      <w:r>
        <w:rPr>
          <w:sz w:val="21"/>
          <w:szCs w:val="21"/>
        </w:rPr>
        <w:t>差</w:t>
      </w:r>
      <w:r>
        <w:rPr>
          <w:rFonts w:hint="eastAsia"/>
          <w:sz w:val="21"/>
          <w:szCs w:val="21"/>
        </w:rPr>
        <w:t>”</w:t>
      </w:r>
      <w:r>
        <w:rPr>
          <w:sz w:val="21"/>
          <w:szCs w:val="21"/>
        </w:rPr>
        <w:t>。二是未来年份数据加入后，历史年份的标准化值会被重新改写，测度工具不具备逐年监测的可复现性。这两点在下文稳健性检验中以数值对照加以验证。</w:t>
      </w:r>
    </w:p>
    <w:p w14:paraId="3248F3B1" w14:textId="77777777" w:rsidR="007C4D1F" w:rsidRDefault="009606D0">
      <w:pPr>
        <w:ind w:firstLine="420"/>
        <w:jc w:val="both"/>
      </w:pPr>
      <w:r>
        <w:rPr>
          <w:sz w:val="21"/>
          <w:szCs w:val="21"/>
        </w:rPr>
        <w:t>该方法采用外生的、不随样本更新而变化的上下限</w:t>
      </w:r>
      <w:r>
        <w:rPr>
          <w:rFonts w:ascii="Cambria Math" w:hAnsi="Cambria Math"/>
          <w:i/>
        </w:rPr>
        <w:t xml:space="preserve"> </w:t>
      </w:r>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oMath>
      <w:r>
        <w:rPr>
          <w:sz w:val="21"/>
          <w:szCs w:val="21"/>
        </w:rPr>
        <w:t>对指标</w:t>
      </w:r>
      <m:oMath>
        <m:sSub>
          <m:sSubPr>
            <m:ctrlPr>
              <w:rPr>
                <w:rFonts w:ascii="Cambria Math" w:hAnsi="Cambria Math"/>
              </w:rPr>
            </m:ctrlPr>
          </m:sSubPr>
          <m:e>
            <m:r>
              <w:rPr>
                <w:rFonts w:ascii="Cambria Math" w:hAnsi="Cambria Math"/>
              </w:rPr>
              <m:t>x</m:t>
            </m:r>
          </m:e>
          <m:sub>
            <m:r>
              <w:rPr>
                <w:rFonts w:ascii="Cambria Math" w:hAnsi="Cambria Math"/>
              </w:rPr>
              <m:t>ij</m:t>
            </m:r>
          </m:sub>
        </m:sSub>
      </m:oMath>
      <w:r>
        <w:rPr>
          <w:sz w:val="21"/>
          <w:szCs w:val="21"/>
        </w:rPr>
        <w:t>作标准化，具体分四种情形。第一，能够对标全国水平的指标，取</w:t>
      </w:r>
      <w:r>
        <w:rPr>
          <w:rFonts w:hint="eastAsia"/>
          <w:sz w:val="21"/>
          <w:szCs w:val="21"/>
        </w:rPr>
        <w:t>“</w:t>
      </w:r>
      <w:r>
        <w:rPr>
          <w:sz w:val="21"/>
          <w:szCs w:val="21"/>
        </w:rPr>
        <w:t>西藏</w:t>
      </w:r>
      <w:r>
        <w:rPr>
          <w:sz w:val="21"/>
          <w:szCs w:val="21"/>
        </w:rPr>
        <w:t>/</w:t>
      </w:r>
      <w:r>
        <w:rPr>
          <w:sz w:val="21"/>
          <w:szCs w:val="21"/>
        </w:rPr>
        <w:t>全国</w:t>
      </w:r>
      <w:r>
        <w:rPr>
          <w:rFonts w:hint="eastAsia"/>
          <w:sz w:val="21"/>
          <w:szCs w:val="21"/>
        </w:rPr>
        <w:t>”</w:t>
      </w:r>
      <w:r>
        <w:rPr>
          <w:sz w:val="21"/>
          <w:szCs w:val="21"/>
        </w:rPr>
        <w:t>的相对值，上下限取比例的定义域。第二，具有官方规划目标的指标，以规划基线和目标值为上下限。第三，具有自然定义域的比例型指标，取其数学定义域。第四，其余名义规模指标先作人均化或相对化处理，再按</w:t>
      </w:r>
      <w:r>
        <w:rPr>
          <w:rFonts w:hint="eastAsia"/>
          <w:sz w:val="21"/>
          <w:szCs w:val="21"/>
        </w:rPr>
        <w:t>“</w:t>
      </w:r>
      <w:r>
        <w:rPr>
          <w:sz w:val="21"/>
          <w:szCs w:val="21"/>
        </w:rPr>
        <w:t>0</w:t>
      </w:r>
      <w:r>
        <w:rPr>
          <w:sz w:val="21"/>
          <w:szCs w:val="21"/>
        </w:rPr>
        <w:t>为下限、留有余量的整数为上限</w:t>
      </w:r>
      <w:r>
        <w:rPr>
          <w:rFonts w:hint="eastAsia"/>
          <w:sz w:val="21"/>
          <w:szCs w:val="21"/>
        </w:rPr>
        <w:t>”</w:t>
      </w:r>
      <w:r>
        <w:rPr>
          <w:sz w:val="21"/>
          <w:szCs w:val="21"/>
        </w:rPr>
        <w:t>的惯例标准化。正向、逆向指标分别按式（</w:t>
      </w:r>
      <w:r>
        <w:rPr>
          <w:sz w:val="21"/>
          <w:szCs w:val="21"/>
        </w:rPr>
        <w:t>1</w:t>
      </w:r>
      <w:r>
        <w:rPr>
          <w:sz w:val="21"/>
          <w:szCs w:val="21"/>
        </w:rPr>
        <w:t>）、式（</w:t>
      </w:r>
      <w:r>
        <w:rPr>
          <w:sz w:val="21"/>
          <w:szCs w:val="21"/>
        </w:rPr>
        <w:t>2</w:t>
      </w:r>
      <w:r>
        <w:rPr>
          <w:sz w:val="21"/>
          <w:szCs w:val="21"/>
        </w:rPr>
        <w:t>）处理，再按式（</w:t>
      </w:r>
      <w:r>
        <w:rPr>
          <w:sz w:val="21"/>
          <w:szCs w:val="21"/>
        </w:rPr>
        <w:t>3</w:t>
      </w:r>
      <w:r>
        <w:rPr>
          <w:sz w:val="21"/>
          <w:szCs w:val="21"/>
        </w:rPr>
        <w:t>）平移并压缩至</w:t>
      </w:r>
      <m:oMath>
        <m:r>
          <w:rPr>
            <w:rFonts w:ascii="Cambria Math" w:hAnsi="Cambria Math"/>
          </w:rPr>
          <m:t>[0.01,0.99]</m:t>
        </m:r>
      </m:oMath>
      <w:r>
        <w:rPr>
          <w:sz w:val="21"/>
          <w:szCs w:val="21"/>
        </w:rPr>
        <w:t>以避免</w:t>
      </w:r>
      <w:r>
        <w:rPr>
          <w:sz w:val="21"/>
          <w:szCs w:val="21"/>
        </w:rPr>
        <w:t>0</w:t>
      </w:r>
      <w:r>
        <w:rPr>
          <w:sz w:val="21"/>
          <w:szCs w:val="21"/>
        </w:rPr>
        <w:t>值出现：</w:t>
      </w:r>
    </w:p>
    <w:p w14:paraId="33B99B4D" w14:textId="77777777" w:rsidR="007C4D1F" w:rsidRDefault="009606D0">
      <w:pPr>
        <w:tabs>
          <w:tab w:val="center" w:pos="4300"/>
          <w:tab w:val="right" w:pos="8800"/>
        </w:tabs>
        <w:spacing w:before="40" w:after="40"/>
      </w:pPr>
      <w:r>
        <w:tab/>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ij</m:t>
                </m:r>
              </m:e>
              <m:sup>
                <m:r>
                  <w:rPr>
                    <w:rFonts w:ascii="Cambria Math" w:hAnsi="Cambria Math"/>
                  </w:rPr>
                  <m:t>*</m:t>
                </m:r>
              </m:sup>
            </m:sSup>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den>
        </m:f>
      </m:oMath>
      <w:r>
        <w:rPr>
          <w:sz w:val="21"/>
          <w:szCs w:val="21"/>
        </w:rPr>
        <w:t>，超出</w:t>
      </w:r>
      <m:oMath>
        <m:r>
          <w:rPr>
            <w:rFonts w:ascii="Cambria Math" w:hAnsi="Cambria Math"/>
          </w:rPr>
          <m:t>[0,1]</m:t>
        </m:r>
      </m:oMath>
      <w:r>
        <w:rPr>
          <w:sz w:val="21"/>
          <w:szCs w:val="21"/>
        </w:rPr>
        <w:t>的部分截断</w:t>
      </w:r>
      <w:r>
        <w:rPr>
          <w:sz w:val="22"/>
          <w:szCs w:val="22"/>
        </w:rPr>
        <w:tab/>
      </w:r>
      <w:r>
        <w:rPr>
          <w:sz w:val="22"/>
          <w:szCs w:val="22"/>
        </w:rPr>
        <w:t>（</w:t>
      </w:r>
      <w:r>
        <w:rPr>
          <w:sz w:val="22"/>
          <w:szCs w:val="22"/>
        </w:rPr>
        <w:t>1</w:t>
      </w:r>
      <w:r>
        <w:rPr>
          <w:sz w:val="22"/>
          <w:szCs w:val="22"/>
        </w:rPr>
        <w:t>）</w:t>
      </w:r>
    </w:p>
    <w:p w14:paraId="7287B62E" w14:textId="77777777" w:rsidR="007C4D1F" w:rsidRDefault="009606D0">
      <w:pPr>
        <w:tabs>
          <w:tab w:val="center" w:pos="4300"/>
          <w:tab w:val="right" w:pos="8800"/>
        </w:tabs>
        <w:spacing w:before="40" w:after="40"/>
      </w:pPr>
      <w:r>
        <w:tab/>
      </w:r>
      <m:oMath>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ij</m:t>
                </m:r>
              </m:e>
              <m:sup>
                <m:r>
                  <w:rPr>
                    <w:rFonts w:ascii="Cambria Math" w:hAnsi="Cambria Math"/>
                  </w:rPr>
                  <m:t>*</m:t>
                </m:r>
              </m:sup>
            </m:sSup>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num>
          <m:den>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den>
        </m:f>
      </m:oMath>
      <w:r>
        <w:rPr>
          <w:sz w:val="21"/>
          <w:szCs w:val="21"/>
        </w:rPr>
        <w:t>，超出</w:t>
      </w:r>
      <m:oMath>
        <m:r>
          <w:rPr>
            <w:rFonts w:ascii="Cambria Math" w:hAnsi="Cambria Math"/>
          </w:rPr>
          <m:t>[0,1]</m:t>
        </m:r>
      </m:oMath>
      <w:r>
        <w:rPr>
          <w:sz w:val="21"/>
          <w:szCs w:val="21"/>
        </w:rPr>
        <w:t>的部分截断</w:t>
      </w:r>
      <w:r>
        <w:rPr>
          <w:sz w:val="22"/>
          <w:szCs w:val="22"/>
        </w:rPr>
        <w:tab/>
      </w:r>
      <w:r>
        <w:rPr>
          <w:sz w:val="22"/>
          <w:szCs w:val="22"/>
        </w:rPr>
        <w:t>（</w:t>
      </w:r>
      <w:r>
        <w:rPr>
          <w:sz w:val="22"/>
          <w:szCs w:val="22"/>
        </w:rPr>
        <w:t>2</w:t>
      </w:r>
      <w:r>
        <w:rPr>
          <w:sz w:val="22"/>
          <w:szCs w:val="22"/>
        </w:rPr>
        <w:t>）</w:t>
      </w:r>
    </w:p>
    <w:p w14:paraId="5B65016A" w14:textId="77777777" w:rsidR="007C4D1F" w:rsidRDefault="009606D0">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m:t>
                </m:r>
              </m:sup>
            </m:sSup>
          </m:e>
          <m:sub>
            <m:r>
              <w:rPr>
                <w:rFonts w:ascii="Cambria Math" w:hAnsi="Cambria Math"/>
              </w:rPr>
              <m:t>ij</m:t>
            </m:r>
          </m:sub>
        </m:sSub>
        <m:r>
          <w:rPr>
            <w:rFonts w:ascii="Cambria Math" w:hAnsi="Cambria Math"/>
          </w:rPr>
          <m:t>=0.98</m:t>
        </m:r>
        <m:sSub>
          <m:sSubPr>
            <m:ctrlPr>
              <w:rPr>
                <w:rFonts w:ascii="Cambria Math" w:hAnsi="Cambria Math"/>
              </w:rPr>
            </m:ctrlPr>
          </m:sSubPr>
          <m:e>
            <m:r>
              <w:rPr>
                <w:rFonts w:ascii="Cambria Math" w:hAnsi="Cambria Math"/>
              </w:rPr>
              <m:t>x</m:t>
            </m:r>
          </m:e>
          <m:sub>
            <m:sSup>
              <m:sSupPr>
                <m:ctrlPr>
                  <w:rPr>
                    <w:rFonts w:ascii="Cambria Math" w:hAnsi="Cambria Math"/>
                  </w:rPr>
                </m:ctrlPr>
              </m:sSupPr>
              <m:e>
                <m:r>
                  <w:rPr>
                    <w:rFonts w:ascii="Cambria Math" w:hAnsi="Cambria Math"/>
                  </w:rPr>
                  <m:t>ij</m:t>
                </m:r>
              </m:e>
              <m:sup>
                <m:r>
                  <w:rPr>
                    <w:rFonts w:ascii="Cambria Math" w:hAnsi="Cambria Math"/>
                  </w:rPr>
                  <m:t>*</m:t>
                </m:r>
              </m:sup>
            </m:sSup>
          </m:sub>
        </m:sSub>
        <m:r>
          <w:rPr>
            <w:rFonts w:ascii="Cambria Math" w:hAnsi="Cambria Math"/>
          </w:rPr>
          <m:t>+0.01</m:t>
        </m:r>
      </m:oMath>
      <w:r>
        <w:rPr>
          <w:sz w:val="22"/>
          <w:szCs w:val="22"/>
        </w:rPr>
        <w:tab/>
      </w:r>
      <w:r>
        <w:rPr>
          <w:sz w:val="22"/>
          <w:szCs w:val="22"/>
        </w:rPr>
        <w:t>（</w:t>
      </w:r>
      <w:r>
        <w:rPr>
          <w:sz w:val="22"/>
          <w:szCs w:val="22"/>
        </w:rPr>
        <w:t>3</w:t>
      </w:r>
      <w:r>
        <w:rPr>
          <w:sz w:val="22"/>
          <w:szCs w:val="22"/>
        </w:rPr>
        <w:t>）</w:t>
      </w:r>
    </w:p>
    <w:p w14:paraId="4CF41F57" w14:textId="77777777" w:rsidR="007C4D1F" w:rsidRDefault="009606D0">
      <w:pPr>
        <w:ind w:firstLine="420"/>
        <w:jc w:val="both"/>
      </w:pPr>
      <w:r>
        <w:rPr>
          <w:sz w:val="21"/>
          <w:szCs w:val="21"/>
        </w:rPr>
        <w:t>极差标准化仅作稳健性对照，详见下文稳健性检验中与固定基准法的滚动端点稳定性对比。</w:t>
      </w:r>
    </w:p>
    <w:p w14:paraId="4C6332A8" w14:textId="77777777" w:rsidR="007C4D1F" w:rsidRDefault="009606D0">
      <w:pPr>
        <w:spacing w:before="160" w:after="80"/>
      </w:pPr>
      <w:r>
        <w:rPr>
          <w:rFonts w:eastAsia="黑体"/>
          <w:b/>
          <w:bCs/>
          <w:sz w:val="21"/>
          <w:szCs w:val="21"/>
        </w:rPr>
        <w:t>（四）子系统合成与权重设定</w:t>
      </w:r>
    </w:p>
    <w:p w14:paraId="149B4002" w14:textId="77777777" w:rsidR="007C4D1F" w:rsidRDefault="009606D0">
      <w:pPr>
        <w:ind w:firstLine="420"/>
        <w:jc w:val="both"/>
      </w:pPr>
      <w:r>
        <w:rPr>
          <w:sz w:val="21"/>
          <w:szCs w:val="21"/>
        </w:rPr>
        <w:t>子系统内部指标的合成以等权为主设定，即</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i</m:t>
                </m:r>
              </m:sub>
            </m:sSub>
          </m:den>
        </m:f>
        <m:sSub>
          <m:sSubPr>
            <m:ctrlPr>
              <w:rPr>
                <w:rFonts w:ascii="Cambria Math" w:hAnsi="Cambria Math"/>
              </w:rPr>
            </m:ctrlPr>
          </m:sSubPr>
          <m:e>
            <m:r>
              <w:rPr>
                <w:rFonts w:ascii="Cambria Math" w:hAnsi="Cambria Math"/>
              </w:rPr>
              <m:t>∑</m:t>
            </m:r>
          </m:e>
          <m:sub>
            <m:r>
              <w:rPr>
                <w:rFonts w:ascii="Cambria Math" w:hAnsi="Cambria Math"/>
              </w:rPr>
              <m:t>j∈i</m:t>
            </m:r>
          </m:sub>
        </m:sSub>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m:t>
                </m:r>
              </m:sup>
            </m:sSup>
          </m:e>
          <m:sub>
            <m:r>
              <w:rPr>
                <w:rFonts w:ascii="Cambria Math" w:hAnsi="Cambria Math"/>
              </w:rPr>
              <m:t>ij</m:t>
            </m:r>
          </m:sub>
        </m:sSub>
      </m:oMath>
      <w:r>
        <w:rPr>
          <w:sz w:val="21"/>
          <w:szCs w:val="21"/>
        </w:rPr>
        <w:t>，其中</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sz w:val="21"/>
          <w:szCs w:val="21"/>
        </w:rPr>
        <w:t>为子系统</w:t>
      </w:r>
      <m:oMath>
        <m:r>
          <w:rPr>
            <w:rFonts w:ascii="Cambria Math" w:hAnsi="Cambria Math"/>
          </w:rPr>
          <m:t>i</m:t>
        </m:r>
      </m:oMath>
      <w:r>
        <w:rPr>
          <w:sz w:val="21"/>
          <w:szCs w:val="21"/>
        </w:rPr>
        <w:t>下辖的指标数。之所以选择等权而不是客观赋权，主要基于以下考虑。首先，三元结构本身具有规范性，三个子</w:t>
      </w:r>
      <w:r>
        <w:rPr>
          <w:sz w:val="21"/>
          <w:szCs w:val="21"/>
        </w:rPr>
        <w:lastRenderedPageBreak/>
        <w:t>系统作为整体参与协调测度时不预设优先序；子系统内部的指标则是同一构念的不同侧面，等权比统计驱动的客观权重更透明，也更契合均衡取向。其次，样本只有</w:t>
      </w:r>
      <w:r>
        <w:rPr>
          <w:sz w:val="21"/>
          <w:szCs w:val="21"/>
        </w:rPr>
        <w:t>10</w:t>
      </w:r>
      <w:r>
        <w:rPr>
          <w:sz w:val="21"/>
          <w:szCs w:val="21"/>
        </w:rPr>
        <w:t>个年度观测、</w:t>
      </w:r>
      <w:r>
        <w:rPr>
          <w:sz w:val="21"/>
          <w:szCs w:val="21"/>
        </w:rPr>
        <w:t>13</w:t>
      </w:r>
      <w:r>
        <w:rPr>
          <w:sz w:val="21"/>
          <w:szCs w:val="21"/>
        </w:rPr>
        <w:t>项指标，属于小样本强趋势场景；在这种场景下，</w:t>
      </w:r>
      <w:r>
        <w:rPr>
          <w:sz w:val="21"/>
          <w:szCs w:val="21"/>
        </w:rPr>
        <w:t>CRITIC</w:t>
      </w:r>
      <w:r>
        <w:rPr>
          <w:sz w:val="21"/>
          <w:szCs w:val="21"/>
        </w:rPr>
        <w:t>法与熵值法容易把权重集中到少数波动较大的指标，安全类指标则因年际波动小而被低估，下文稳健性检验将对此加以印证。最后，评价对象是三个战略功能之间的结构性协调状态，没有权威准则可以据以推导</w:t>
      </w:r>
      <w:r>
        <w:rPr>
          <w:rFonts w:hint="eastAsia"/>
          <w:sz w:val="21"/>
          <w:szCs w:val="21"/>
        </w:rPr>
        <w:t>“</w:t>
      </w:r>
      <w:r>
        <w:rPr>
          <w:sz w:val="21"/>
          <w:szCs w:val="21"/>
        </w:rPr>
        <w:t>正确</w:t>
      </w:r>
      <w:r>
        <w:rPr>
          <w:rFonts w:hint="eastAsia"/>
          <w:sz w:val="21"/>
          <w:szCs w:val="21"/>
        </w:rPr>
        <w:t>”</w:t>
      </w:r>
      <w:r>
        <w:rPr>
          <w:sz w:val="21"/>
          <w:szCs w:val="21"/>
        </w:rPr>
        <w:t>的权重，等权是最透明、最易复现的基准设定；客观赋权则用作数据驱动的稳健性对照。弱补偿性的适用层级也需加以区分：它只适用于安全、发展、生态这三个性质不同的战略功能之间，构念内部的指标允许在合理范围内相互补偿，等权因此只施加于构念内部。</w:t>
      </w:r>
    </w:p>
    <w:p w14:paraId="22F35290" w14:textId="77777777" w:rsidR="007C4D1F" w:rsidRDefault="009606D0">
      <w:pPr>
        <w:ind w:firstLine="420"/>
        <w:jc w:val="both"/>
      </w:pPr>
      <w:r>
        <w:rPr>
          <w:sz w:val="21"/>
          <w:szCs w:val="21"/>
        </w:rPr>
        <w:t>CRITIC</w:t>
      </w:r>
      <w:r>
        <w:rPr>
          <w:rFonts w:hint="eastAsia"/>
          <w:sz w:val="21"/>
          <w:szCs w:val="21"/>
        </w:rPr>
        <w:t>—</w:t>
      </w:r>
      <w:r>
        <w:rPr>
          <w:sz w:val="21"/>
          <w:szCs w:val="21"/>
        </w:rPr>
        <w:t>熵值组合赋权用作稳健性对照与结构性贡献缺口诊断的权重来源，其计算方式为：</w:t>
      </w:r>
      <w:r>
        <w:rPr>
          <w:sz w:val="21"/>
          <w:szCs w:val="21"/>
        </w:rPr>
        <w:t>CRITIC</w:t>
      </w:r>
      <w:r>
        <w:rPr>
          <w:sz w:val="21"/>
          <w:szCs w:val="21"/>
        </w:rPr>
        <w:t>法依据各指标对比强度（标准差）与冲突性（与其余指标相关性）确定信息量并归一化；熵值法依据信息熵计算差异系数并归一化；两组权重相乘后再归一化，得组合权重</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sz w:val="21"/>
          <w:szCs w:val="21"/>
        </w:rPr>
        <w:t>。</w:t>
      </w:r>
    </w:p>
    <w:p w14:paraId="6BB31CE0" w14:textId="77777777" w:rsidR="007C4D1F" w:rsidRDefault="009606D0">
      <w:pPr>
        <w:spacing w:before="160" w:after="80"/>
      </w:pPr>
      <w:r>
        <w:rPr>
          <w:rFonts w:eastAsia="黑体"/>
          <w:b/>
          <w:bCs/>
          <w:sz w:val="21"/>
          <w:szCs w:val="21"/>
        </w:rPr>
        <w:t>（五）失衡惩罚型协调指数模型</w:t>
      </w:r>
    </w:p>
    <w:p w14:paraId="5167B0EA" w14:textId="77777777" w:rsidR="007C4D1F" w:rsidRDefault="009606D0">
      <w:pPr>
        <w:ind w:firstLine="420"/>
        <w:jc w:val="both"/>
      </w:pPr>
      <w:r>
        <w:rPr>
          <w:sz w:val="21"/>
          <w:szCs w:val="21"/>
        </w:rPr>
        <w:t>传统耦合度</w:t>
      </w:r>
      <m:oMath>
        <m: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w:t>
      </w:r>
      <w:r>
        <w:rPr>
          <w:sz w:val="21"/>
          <w:szCs w:val="21"/>
        </w:rPr>
        <w:t>Mazziotta-Pareto</w:t>
      </w:r>
      <w:r>
        <w:rPr>
          <w:sz w:val="21"/>
          <w:szCs w:val="21"/>
        </w:rPr>
        <w:t>非补偿性罚分思想的失衡惩罚指数，简称</w:t>
      </w:r>
      <w:r>
        <w:rPr>
          <w:sz w:val="21"/>
          <w:szCs w:val="21"/>
        </w:rPr>
        <w:t>MPI</w:t>
      </w:r>
      <w:r>
        <w:rPr>
          <w:sz w:val="21"/>
          <w:szCs w:val="21"/>
        </w:rPr>
        <w:t>协调指数</w:t>
      </w:r>
      <w:r>
        <w:rPr>
          <w:sz w:val="21"/>
          <w:szCs w:val="21"/>
          <w:vertAlign w:val="superscript"/>
        </w:rPr>
        <w:t>[42]</w:t>
      </w:r>
      <w:r>
        <w:rPr>
          <w:sz w:val="21"/>
          <w:szCs w:val="21"/>
        </w:rPr>
        <w:t>，其理论基础与非补偿性聚合、失衡调整等方法一致</w:t>
      </w:r>
      <w:r>
        <w:rPr>
          <w:sz w:val="21"/>
          <w:szCs w:val="21"/>
          <w:vertAlign w:val="superscript"/>
        </w:rPr>
        <w:t>[32-33]</w:t>
      </w:r>
      <w:r>
        <w:rPr>
          <w:sz w:val="21"/>
          <w:szCs w:val="21"/>
        </w:rPr>
        <w:t>。经典的多指标</w:t>
      </w:r>
      <w:r>
        <w:rPr>
          <w:sz w:val="21"/>
          <w:szCs w:val="21"/>
        </w:rPr>
        <w:t>MPI</w:t>
      </w:r>
      <w:r>
        <w:rPr>
          <w:sz w:val="21"/>
          <w:szCs w:val="21"/>
        </w:rPr>
        <w:t>先把原始指标标准化为</w:t>
      </w:r>
      <w:r>
        <w:rPr>
          <w:sz w:val="21"/>
          <w:szCs w:val="21"/>
        </w:rPr>
        <w:t>Z</w:t>
      </w:r>
      <w:r>
        <w:rPr>
          <w:sz w:val="21"/>
          <w:szCs w:val="21"/>
        </w:rPr>
        <w:t>分数再行聚合；本文已在子系统层面完成指标聚合，因此直接把均值</w:t>
      </w:r>
      <w:r>
        <w:rPr>
          <w:rFonts w:hint="eastAsia"/>
          <w:sz w:val="21"/>
          <w:szCs w:val="21"/>
        </w:rPr>
        <w:t>—</w:t>
      </w:r>
      <w:r>
        <w:rPr>
          <w:sz w:val="21"/>
          <w:szCs w:val="21"/>
        </w:rPr>
        <w:t>标准差罚分原理作用于三子系统综合指数</w:t>
      </w:r>
      <m:oMath>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S</m:t>
            </m:r>
          </m:sub>
        </m:sSub>
        <m:r>
          <m:rPr>
            <m:nor/>
          </m:rPr>
          <w:rPr>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D</m:t>
            </m:r>
          </m:sub>
        </m:sSub>
        <m:r>
          <m:rPr>
            <m:nor/>
          </m:rPr>
          <w:rPr>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E</m:t>
            </m:r>
          </m:sub>
        </m:sSub>
      </m:oMath>
      <w:r>
        <w:rPr>
          <w:sz w:val="21"/>
          <w:szCs w:val="21"/>
        </w:rPr>
        <w:t>，保留其以标准差惩罚失衡的核心机制。式（</w:t>
      </w:r>
      <w:r>
        <w:rPr>
          <w:sz w:val="21"/>
          <w:szCs w:val="21"/>
        </w:rPr>
        <w:t>4</w:t>
      </w:r>
      <w:r>
        <w:rPr>
          <w:sz w:val="21"/>
          <w:szCs w:val="21"/>
        </w:rPr>
        <w:t>）中，均值项保留整体水平，标准差罚项随失衡程度连续增大，不存在阈值跳变。设某年三子系统指数的均值为</w:t>
      </w:r>
      <m:oMath>
        <m: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S</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E</m:t>
                </m:r>
              </m:sub>
            </m:sSub>
          </m:e>
        </m:d>
        <m:r>
          <w:rPr>
            <w:rFonts w:ascii="Cambria Math" w:hAnsi="Cambria Math"/>
            <w:sz w:val="21"/>
            <w:szCs w:val="21"/>
          </w:rPr>
          <m:t>/3</m:t>
        </m:r>
      </m:oMath>
      <w:r>
        <w:rPr>
          <w:sz w:val="21"/>
          <w:szCs w:val="21"/>
        </w:rPr>
        <w:t>，总体标准差为</w:t>
      </w:r>
      <m:oMath>
        <m:r>
          <w:rPr>
            <w:rFonts w:ascii="Cambria Math" w:hAnsi="Cambria Math"/>
            <w:sz w:val="21"/>
            <w:szCs w:val="21"/>
          </w:rPr>
          <m:t>S</m:t>
        </m:r>
      </m:oMath>
      <w:r>
        <w:rPr>
          <w:sz w:val="21"/>
          <w:szCs w:val="21"/>
        </w:rPr>
        <w:t>，</w:t>
      </w:r>
      <w:r>
        <w:rPr>
          <w:sz w:val="21"/>
          <w:szCs w:val="21"/>
        </w:rPr>
        <w:t>MPI</w:t>
      </w:r>
      <w:r>
        <w:rPr>
          <w:sz w:val="21"/>
          <w:szCs w:val="21"/>
        </w:rPr>
        <w:t>定义为</w:t>
      </w:r>
    </w:p>
    <w:p w14:paraId="11FADE72" w14:textId="77777777" w:rsidR="007C4D1F" w:rsidRDefault="009606D0">
      <w:pPr>
        <w:tabs>
          <w:tab w:val="center" w:pos="4300"/>
          <w:tab w:val="right" w:pos="8800"/>
        </w:tabs>
        <w:spacing w:before="40" w:after="40"/>
      </w:pPr>
      <w:r>
        <w:tab/>
      </w:r>
      <m:oMath>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=M-S·CV=M-</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num>
          <m:den>
            <m:r>
              <w:rPr>
                <w:rFonts w:ascii="Cambria Math" w:hAnsi="Cambria Math"/>
              </w:rPr>
              <m:t>M</m:t>
            </m:r>
          </m:den>
        </m:f>
      </m:oMath>
      <w:r>
        <w:rPr>
          <w:sz w:val="22"/>
          <w:szCs w:val="22"/>
        </w:rPr>
        <w:tab/>
      </w:r>
      <w:r>
        <w:rPr>
          <w:sz w:val="22"/>
          <w:szCs w:val="22"/>
        </w:rPr>
        <w:t>（</w:t>
      </w:r>
      <w:r>
        <w:rPr>
          <w:sz w:val="22"/>
          <w:szCs w:val="22"/>
        </w:rPr>
        <w:t>4</w:t>
      </w:r>
      <w:r>
        <w:rPr>
          <w:sz w:val="22"/>
          <w:szCs w:val="22"/>
        </w:rPr>
        <w:t>）</w:t>
      </w:r>
    </w:p>
    <w:p w14:paraId="6034824B" w14:textId="77777777" w:rsidR="007C4D1F" w:rsidRDefault="009606D0">
      <w:pPr>
        <w:ind w:firstLine="420"/>
        <w:jc w:val="both"/>
      </w:pPr>
      <w:r>
        <w:rPr>
          <w:sz w:val="21"/>
          <w:szCs w:val="21"/>
        </w:rPr>
        <w:t>其中，</w:t>
      </w:r>
      <m:oMath>
        <m:r>
          <w:rPr>
            <w:rFonts w:ascii="Cambria Math" w:hAnsi="Cambria Math"/>
            <w:sz w:val="21"/>
            <w:szCs w:val="21"/>
          </w:rPr>
          <m:t>CV=S/M</m:t>
        </m:r>
      </m:oMath>
      <w:r>
        <w:rPr>
          <w:sz w:val="21"/>
          <w:szCs w:val="21"/>
        </w:rPr>
        <w:t>为三子系统综合指数的离散系数。</w:t>
      </w:r>
      <w:r>
        <w:rPr>
          <w:sz w:val="21"/>
          <w:szCs w:val="21"/>
        </w:rPr>
        <w:t>MPI</w:t>
      </w:r>
      <w:r>
        <w:rPr>
          <w:sz w:val="21"/>
          <w:szCs w:val="21"/>
        </w:rPr>
        <w:t>具有三项与理论要求直接对应的数学性质。第一，</w:t>
      </w:r>
      <m:oMath>
        <m:sSub>
          <m:sSubPr>
            <m:ctrlPr>
              <w:rPr>
                <w:rFonts w:ascii="Cambria Math" w:hAnsi="Cambria Math"/>
                <w:sz w:val="21"/>
                <w:szCs w:val="21"/>
              </w:rPr>
            </m:ctrlPr>
          </m:sSubPr>
          <m:e>
            <m:r>
              <w:rPr>
                <w:rFonts w:ascii="Cambria Math" w:hAnsi="Cambria Math"/>
                <w:sz w:val="21"/>
                <w:szCs w:val="21"/>
              </w:rPr>
              <m:t>D</m:t>
            </m:r>
          </m:e>
          <m:sub>
            <m:r>
              <w:rPr>
                <w:rFonts w:ascii="Cambria Math" w:hAnsi="Cambria Math"/>
                <w:sz w:val="21"/>
                <w:szCs w:val="21"/>
              </w:rPr>
              <m:t>MPI</m:t>
            </m:r>
          </m:sub>
        </m:sSub>
        <m: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S</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D</m:t>
            </m:r>
          </m:sub>
        </m:sSub>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E</m:t>
            </m: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w:rPr>
                <w:rFonts w:ascii="Cambria Math" w:hAnsi="Cambria Math"/>
                <w:sz w:val="21"/>
                <w:szCs w:val="21"/>
              </w:rPr>
              <m:t>S</m:t>
            </m:r>
          </m:e>
          <m:sup>
            <m:r>
              <w:rPr>
                <w:rFonts w:ascii="Cambria Math" w:hAnsi="Cambria Math"/>
                <w:sz w:val="21"/>
                <w:szCs w:val="21"/>
              </w:rPr>
              <m:t>2</m:t>
            </m:r>
          </m:sup>
        </m:sSup>
        <m:r>
          <w:rPr>
            <w:rFonts w:ascii="Cambria Math" w:hAnsi="Cambria Math"/>
            <w:sz w:val="21"/>
            <w:szCs w:val="21"/>
          </w:rPr>
          <m:t>/M</m:t>
        </m:r>
      </m:oMath>
      <w:r>
        <w:rPr>
          <w:sz w:val="21"/>
          <w:szCs w:val="21"/>
        </w:rPr>
        <w:t>随离散程度连续变化。第二，当某一子系统明显滞后时，</w:t>
      </w:r>
      <w:r>
        <w:rPr>
          <w:sz w:val="21"/>
          <w:szCs w:val="21"/>
        </w:rPr>
        <w:t>MPI</w:t>
      </w:r>
      <w:r>
        <w:rPr>
          <w:sz w:val="21"/>
          <w:szCs w:val="21"/>
        </w:rPr>
        <w:t>会低于简单均值，但仍保留整体水平信息，避免综合指数机械归零。第三，</w:t>
      </w:r>
      <w:r>
        <w:rPr>
          <w:sz w:val="21"/>
          <w:szCs w:val="21"/>
        </w:rPr>
        <w:t>MPI</w:t>
      </w:r>
      <w:r>
        <w:rPr>
          <w:sz w:val="21"/>
          <w:szCs w:val="21"/>
        </w:rPr>
        <w:t>对不同子系统改善的边际响应存在结构差异：滞后子系统的改善同时提高整体水平并缩小差距，领先子系统的改善则在提高水平的同时扩大差距、加重惩罚项，边际响应因而减弱。这一性质是下文局部敏感性分析的依据。</w:t>
      </w:r>
    </w:p>
    <w:p w14:paraId="59777101" w14:textId="77777777" w:rsidR="007C4D1F" w:rsidRDefault="009606D0">
      <w:pPr>
        <w:ind w:firstLine="420"/>
        <w:jc w:val="both"/>
      </w:pPr>
      <w:r>
        <w:rPr>
          <w:sz w:val="21"/>
          <w:szCs w:val="21"/>
        </w:rPr>
        <w:t>为直观说明</w:t>
      </w:r>
      <w:r>
        <w:rPr>
          <w:sz w:val="21"/>
          <w:szCs w:val="21"/>
        </w:rPr>
        <w:t>MPI</w:t>
      </w:r>
      <w:r>
        <w:rPr>
          <w:sz w:val="21"/>
          <w:szCs w:val="21"/>
        </w:rPr>
        <w:t>的上述数学性质，表</w:t>
      </w:r>
      <w:r>
        <w:rPr>
          <w:sz w:val="21"/>
          <w:szCs w:val="21"/>
        </w:rPr>
        <w:t>2</w:t>
      </w:r>
      <w:r>
        <w:rPr>
          <w:sz w:val="21"/>
          <w:szCs w:val="21"/>
        </w:rPr>
        <w:t>列出若干典型情形下</w:t>
      </w:r>
      <w:r>
        <w:rPr>
          <w:sz w:val="21"/>
          <w:szCs w:val="21"/>
        </w:rPr>
        <w:t>MPI</w:t>
      </w:r>
      <w:r>
        <w:rPr>
          <w:sz w:val="21"/>
          <w:szCs w:val="21"/>
        </w:rPr>
        <w:t>与传统耦合度模型的对照。</w:t>
      </w:r>
    </w:p>
    <w:p w14:paraId="56371392" w14:textId="77777777" w:rsidR="007C4D1F" w:rsidRDefault="009606D0">
      <w:pPr>
        <w:keepNext/>
        <w:spacing w:before="140" w:after="40"/>
        <w:jc w:val="center"/>
      </w:pPr>
      <w:r>
        <w:rPr>
          <w:rFonts w:eastAsia="黑体"/>
          <w:b/>
          <w:bCs/>
          <w:sz w:val="21"/>
          <w:szCs w:val="21"/>
        </w:rPr>
        <w:t>表</w:t>
      </w:r>
      <w:r>
        <w:rPr>
          <w:rFonts w:eastAsia="黑体"/>
          <w:b/>
          <w:bCs/>
          <w:sz w:val="21"/>
          <w:szCs w:val="21"/>
        </w:rPr>
        <w:t>2</w:t>
      </w:r>
      <w:r>
        <w:rPr>
          <w:rFonts w:eastAsia="黑体"/>
          <w:b/>
          <w:bCs/>
          <w:sz w:val="21"/>
          <w:szCs w:val="21"/>
        </w:rPr>
        <w:t xml:space="preserve">　</w:t>
      </w:r>
      <w:r>
        <w:rPr>
          <w:rFonts w:eastAsia="黑体"/>
          <w:b/>
          <w:bCs/>
          <w:sz w:val="21"/>
          <w:szCs w:val="21"/>
        </w:rPr>
        <w:t>MPI</w:t>
      </w:r>
      <w:r>
        <w:rPr>
          <w:rFonts w:eastAsia="黑体"/>
          <w:b/>
          <w:bCs/>
          <w:sz w:val="21"/>
          <w:szCs w:val="21"/>
        </w:rPr>
        <w:t>与传统耦合度在典型情形下的数值对照</w:t>
      </w:r>
    </w:p>
    <w:tbl>
      <w:tblPr>
        <w:tblW w:w="66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2200"/>
        <w:gridCol w:w="2200"/>
      </w:tblGrid>
      <w:tr w:rsidR="007C4D1F" w14:paraId="7D7D8483" w14:textId="77777777">
        <w:trPr>
          <w:cantSplit/>
          <w:tblHeader/>
          <w:jc w:val="center"/>
        </w:trPr>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19F6AA93" w14:textId="77777777" w:rsidR="007C4D1F" w:rsidRDefault="009606D0">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26FA7769" w14:textId="77777777" w:rsidR="007C4D1F" w:rsidRDefault="009606D0">
            <w:pPr>
              <w:spacing w:line="240" w:lineRule="auto"/>
              <w:jc w:val="center"/>
            </w:pPr>
            <w:r>
              <w:rPr>
                <w:b/>
                <w:bCs/>
                <w:sz w:val="18"/>
                <w:szCs w:val="18"/>
              </w:rPr>
              <w:t>MPI</w:t>
            </w:r>
            <w:r>
              <w:rPr>
                <w:b/>
                <w:bCs/>
                <w:sz w:val="18"/>
                <w:szCs w:val="18"/>
              </w:rPr>
              <w:t>（本文模型）</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71C3BED9" w14:textId="77777777" w:rsidR="007C4D1F" w:rsidRDefault="009606D0">
            <w:pPr>
              <w:spacing w:line="240" w:lineRule="auto"/>
              <w:jc w:val="center"/>
            </w:pPr>
            <w:r>
              <w:rPr>
                <w:b/>
                <w:bCs/>
                <w:sz w:val="18"/>
                <w:szCs w:val="18"/>
              </w:rPr>
              <w:t>传统</w:t>
            </w:r>
            <w:r>
              <w:rPr>
                <w:b/>
                <w:bCs/>
                <w:sz w:val="18"/>
                <w:szCs w:val="18"/>
              </w:rPr>
              <w:t>C</w:t>
            </w:r>
            <w:r>
              <w:rPr>
                <w:b/>
                <w:bCs/>
                <w:sz w:val="18"/>
                <w:szCs w:val="18"/>
              </w:rPr>
              <w:t>（耦合度）</w:t>
            </w:r>
          </w:p>
        </w:tc>
      </w:tr>
      <w:tr w:rsidR="007C4D1F" w14:paraId="0200A8FD"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53519531" w14:textId="77777777" w:rsidR="007C4D1F" w:rsidRDefault="009606D0">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7BD55F86" w14:textId="77777777" w:rsidR="007C4D1F" w:rsidRDefault="009606D0">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3BE9902" w14:textId="77777777" w:rsidR="007C4D1F" w:rsidRDefault="009606D0">
            <w:pPr>
              <w:spacing w:line="240" w:lineRule="auto"/>
              <w:jc w:val="center"/>
            </w:pPr>
            <w:r>
              <w:rPr>
                <w:sz w:val="18"/>
                <w:szCs w:val="18"/>
              </w:rPr>
              <w:t>0.818</w:t>
            </w:r>
          </w:p>
        </w:tc>
      </w:tr>
      <w:tr w:rsidR="007C4D1F" w14:paraId="78A69BDC"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E5F9B6B" w14:textId="77777777" w:rsidR="007C4D1F" w:rsidRDefault="009606D0">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64DA49D6" w14:textId="77777777" w:rsidR="007C4D1F" w:rsidRDefault="009606D0">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54F9227" w14:textId="77777777" w:rsidR="007C4D1F" w:rsidRDefault="009606D0">
            <w:pPr>
              <w:spacing w:line="240" w:lineRule="auto"/>
              <w:jc w:val="center"/>
            </w:pPr>
            <w:r>
              <w:rPr>
                <w:sz w:val="18"/>
                <w:szCs w:val="18"/>
              </w:rPr>
              <w:t>1.000</w:t>
            </w:r>
          </w:p>
        </w:tc>
      </w:tr>
      <w:tr w:rsidR="007C4D1F" w14:paraId="3A161AEC"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AB641E1" w14:textId="77777777" w:rsidR="007C4D1F" w:rsidRDefault="009606D0">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2D0A316D" w14:textId="77777777" w:rsidR="007C4D1F" w:rsidRDefault="009606D0">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B16F085" w14:textId="77777777" w:rsidR="007C4D1F" w:rsidRDefault="009606D0">
            <w:pPr>
              <w:spacing w:line="240" w:lineRule="auto"/>
              <w:jc w:val="center"/>
            </w:pPr>
            <w:r>
              <w:rPr>
                <w:sz w:val="18"/>
                <w:szCs w:val="18"/>
              </w:rPr>
              <w:t>0.000</w:t>
            </w:r>
          </w:p>
        </w:tc>
      </w:tr>
      <w:tr w:rsidR="007C4D1F" w14:paraId="42F46A96" w14:textId="77777777">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D13AC44" w14:textId="77777777" w:rsidR="007C4D1F" w:rsidRDefault="009606D0">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76C4B96A" w14:textId="77777777" w:rsidR="007C4D1F" w:rsidRDefault="009606D0">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740A1C81" w14:textId="77777777" w:rsidR="007C4D1F" w:rsidRDefault="009606D0">
            <w:pPr>
              <w:spacing w:line="240" w:lineRule="auto"/>
              <w:jc w:val="center"/>
            </w:pPr>
            <w:r>
              <w:rPr>
                <w:sz w:val="18"/>
                <w:szCs w:val="18"/>
              </w:rPr>
              <w:t>1.000</w:t>
            </w:r>
          </w:p>
        </w:tc>
      </w:tr>
      <w:tr w:rsidR="007C4D1F" w14:paraId="2B4F7215" w14:textId="77777777">
        <w:trPr>
          <w:cantSplit/>
          <w:jc w:val="center"/>
        </w:trPr>
        <w:tc>
          <w:tcPr>
            <w:tcW w:w="2200" w:type="dxa"/>
            <w:tcBorders>
              <w:top w:val="nil"/>
              <w:left w:val="nil"/>
              <w:bottom w:val="single" w:sz="12" w:space="0" w:color="000000"/>
              <w:right w:val="nil"/>
            </w:tcBorders>
            <w:tcMar>
              <w:top w:w="20" w:type="dxa"/>
              <w:left w:w="40" w:type="dxa"/>
              <w:bottom w:w="20" w:type="dxa"/>
              <w:right w:w="40" w:type="dxa"/>
            </w:tcMar>
            <w:vAlign w:val="center"/>
          </w:tcPr>
          <w:p w14:paraId="35A9E1B9" w14:textId="77777777" w:rsidR="007C4D1F" w:rsidRDefault="009606D0">
            <w:pPr>
              <w:spacing w:line="240" w:lineRule="auto"/>
              <w:jc w:val="center"/>
            </w:pPr>
            <w:r>
              <w:rPr>
                <w:sz w:val="18"/>
                <w:szCs w:val="18"/>
              </w:rPr>
              <w:t>(0.9, 0.1, 0.9)</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514538E4" w14:textId="77777777" w:rsidR="007C4D1F" w:rsidRDefault="009606D0">
            <w:pPr>
              <w:spacing w:line="240" w:lineRule="auto"/>
              <w:jc w:val="center"/>
            </w:pPr>
            <w:r>
              <w:rPr>
                <w:sz w:val="18"/>
                <w:szCs w:val="18"/>
              </w:rPr>
              <w:t>0.409</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67A475FE" w14:textId="77777777" w:rsidR="007C4D1F" w:rsidRDefault="009606D0">
            <w:pPr>
              <w:spacing w:line="240" w:lineRule="auto"/>
              <w:jc w:val="center"/>
            </w:pPr>
            <w:r>
              <w:rPr>
                <w:sz w:val="18"/>
                <w:szCs w:val="18"/>
              </w:rPr>
              <w:t>0.683</w:t>
            </w:r>
          </w:p>
        </w:tc>
      </w:tr>
    </w:tbl>
    <w:p w14:paraId="21D85D2F" w14:textId="77777777" w:rsidR="007C4D1F" w:rsidRDefault="009606D0">
      <w:pPr>
        <w:spacing w:before="30" w:after="140"/>
      </w:pPr>
      <w:r>
        <w:rPr>
          <w:sz w:val="18"/>
          <w:szCs w:val="18"/>
        </w:rPr>
        <w:t>注：</w:t>
      </w:r>
      <w:r>
        <w:rPr>
          <w:sz w:val="18"/>
          <w:szCs w:val="18"/>
        </w:rPr>
        <w:t>U</w:t>
      </w:r>
      <w:r>
        <w:rPr>
          <w:sz w:val="18"/>
          <w:szCs w:val="18"/>
          <w:vertAlign w:val="subscript"/>
        </w:rPr>
        <w:t>S</w:t>
      </w:r>
      <w:r>
        <w:rPr>
          <w:sz w:val="18"/>
          <w:szCs w:val="18"/>
        </w:rPr>
        <w:t>、</w:t>
      </w:r>
      <w:r>
        <w:rPr>
          <w:sz w:val="18"/>
          <w:szCs w:val="18"/>
        </w:rPr>
        <w:t>U</w:t>
      </w:r>
      <w:r>
        <w:rPr>
          <w:sz w:val="18"/>
          <w:szCs w:val="18"/>
          <w:vertAlign w:val="subscript"/>
        </w:rPr>
        <w:t>D</w:t>
      </w:r>
      <w:r>
        <w:rPr>
          <w:sz w:val="18"/>
          <w:szCs w:val="18"/>
        </w:rPr>
        <w:t>、</w:t>
      </w:r>
      <w:r>
        <w:rPr>
          <w:sz w:val="18"/>
          <w:szCs w:val="18"/>
        </w:rPr>
        <w:t>U</w:t>
      </w:r>
      <w:r>
        <w:rPr>
          <w:sz w:val="18"/>
          <w:szCs w:val="18"/>
          <w:vertAlign w:val="subscript"/>
        </w:rPr>
        <w:t>E</w:t>
      </w:r>
      <w:r>
        <w:rPr>
          <w:sz w:val="18"/>
          <w:szCs w:val="18"/>
        </w:rPr>
        <w:t>为三子系统综合指数；</w:t>
      </w:r>
      <w:r>
        <w:rPr>
          <w:sz w:val="18"/>
          <w:szCs w:val="18"/>
        </w:rPr>
        <w:t>C</w:t>
      </w:r>
      <w:r>
        <w:rPr>
          <w:sz w:val="18"/>
          <w:szCs w:val="18"/>
        </w:rPr>
        <w:t>为传统耦合度。</w:t>
      </w:r>
    </w:p>
    <w:p w14:paraId="047B877B" w14:textId="77777777" w:rsidR="007C4D1F" w:rsidRDefault="009606D0">
      <w:pPr>
        <w:ind w:firstLine="420"/>
        <w:jc w:val="both"/>
      </w:pPr>
      <w:r>
        <w:rPr>
          <w:sz w:val="21"/>
          <w:szCs w:val="21"/>
        </w:rPr>
        <w:t>表</w:t>
      </w:r>
      <w:r>
        <w:rPr>
          <w:sz w:val="21"/>
          <w:szCs w:val="21"/>
        </w:rPr>
        <w:t>2</w:t>
      </w:r>
      <w:r>
        <w:rPr>
          <w:sz w:val="21"/>
          <w:szCs w:val="21"/>
        </w:rPr>
        <w:t>的对照显示，在</w:t>
      </w:r>
      <w:r>
        <w:rPr>
          <w:rFonts w:hint="eastAsia"/>
          <w:sz w:val="21"/>
          <w:szCs w:val="21"/>
        </w:rPr>
        <w:t>“</w:t>
      </w:r>
      <w:r>
        <w:rPr>
          <w:sz w:val="21"/>
          <w:szCs w:val="21"/>
        </w:rPr>
        <w:t>两高一低</w:t>
      </w:r>
      <w:r>
        <w:rPr>
          <w:rFonts w:hint="eastAsia"/>
          <w:sz w:val="21"/>
          <w:szCs w:val="21"/>
        </w:rPr>
        <w:t>”</w:t>
      </w:r>
      <w:r>
        <w:rPr>
          <w:sz w:val="21"/>
          <w:szCs w:val="21"/>
        </w:rPr>
        <w:t>的失衡情形（如</w:t>
      </w:r>
      <w:r>
        <w:rPr>
          <w:sz w:val="21"/>
          <w:szCs w:val="21"/>
        </w:rPr>
        <w:t>0.9</w:t>
      </w:r>
      <w:r>
        <w:rPr>
          <w:sz w:val="21"/>
          <w:szCs w:val="21"/>
        </w:rPr>
        <w:t>、</w:t>
      </w:r>
      <w:r>
        <w:rPr>
          <w:sz w:val="21"/>
          <w:szCs w:val="21"/>
        </w:rPr>
        <w:t>0.9</w:t>
      </w:r>
      <w:r>
        <w:rPr>
          <w:sz w:val="21"/>
          <w:szCs w:val="21"/>
        </w:rPr>
        <w:t>、</w:t>
      </w:r>
      <w:r>
        <w:rPr>
          <w:sz w:val="21"/>
          <w:szCs w:val="21"/>
        </w:rPr>
        <w:t>0.2</w:t>
      </w:r>
      <w:r>
        <w:rPr>
          <w:sz w:val="21"/>
          <w:szCs w:val="21"/>
        </w:rPr>
        <w:t>）下，传统耦合度</w:t>
      </w:r>
      <w:r>
        <w:rPr>
          <w:sz w:val="21"/>
          <w:szCs w:val="21"/>
        </w:rPr>
        <w:t>C</w:t>
      </w:r>
      <w:r>
        <w:rPr>
          <w:sz w:val="21"/>
          <w:szCs w:val="21"/>
        </w:rPr>
        <w:t>仍达</w:t>
      </w:r>
      <w:r>
        <w:rPr>
          <w:sz w:val="21"/>
          <w:szCs w:val="21"/>
        </w:rPr>
        <w:t>0.818</w:t>
      </w:r>
      <w:r>
        <w:rPr>
          <w:sz w:val="21"/>
          <w:szCs w:val="21"/>
        </w:rPr>
        <w:t>，</w:t>
      </w:r>
      <w:r>
        <w:rPr>
          <w:sz w:val="21"/>
          <w:szCs w:val="21"/>
        </w:rPr>
        <w:t>MPI</w:t>
      </w:r>
      <w:r>
        <w:rPr>
          <w:sz w:val="21"/>
          <w:szCs w:val="21"/>
        </w:rPr>
        <w:t>则只有</w:t>
      </w:r>
      <w:r>
        <w:rPr>
          <w:sz w:val="21"/>
          <w:szCs w:val="21"/>
        </w:rPr>
        <w:t>0.503</w:t>
      </w:r>
      <w:r>
        <w:rPr>
          <w:sz w:val="21"/>
          <w:szCs w:val="21"/>
        </w:rPr>
        <w:t>，说明单纯依赖耦合度容易掩盖子系统之间的明显差距；在极端情形</w:t>
      </w:r>
      <w:r>
        <w:rPr>
          <w:sz w:val="21"/>
          <w:szCs w:val="21"/>
        </w:rPr>
        <w:t>(1.0, 1.0, 0.0)</w:t>
      </w:r>
      <w:r>
        <w:rPr>
          <w:sz w:val="21"/>
          <w:szCs w:val="21"/>
        </w:rPr>
        <w:t>下耦合度降为</w:t>
      </w:r>
      <w:r>
        <w:rPr>
          <w:sz w:val="21"/>
          <w:szCs w:val="21"/>
        </w:rPr>
        <w:t>0</w:t>
      </w:r>
      <w:r>
        <w:rPr>
          <w:sz w:val="21"/>
          <w:szCs w:val="21"/>
        </w:rPr>
        <w:t>，</w:t>
      </w:r>
      <w:r>
        <w:rPr>
          <w:sz w:val="21"/>
          <w:szCs w:val="21"/>
        </w:rPr>
        <w:t>MPI</w:t>
      </w:r>
      <w:r>
        <w:rPr>
          <w:sz w:val="21"/>
          <w:szCs w:val="21"/>
        </w:rPr>
        <w:t>仍为</w:t>
      </w:r>
      <w:r>
        <w:rPr>
          <w:sz w:val="21"/>
          <w:szCs w:val="21"/>
        </w:rPr>
        <w:t>0.333</w:t>
      </w:r>
      <w:r>
        <w:rPr>
          <w:sz w:val="21"/>
          <w:szCs w:val="21"/>
        </w:rPr>
        <w:t>，保留了整体水平信息。</w:t>
      </w:r>
      <w:r>
        <w:rPr>
          <w:rFonts w:hint="eastAsia"/>
          <w:sz w:val="21"/>
          <w:szCs w:val="21"/>
        </w:rPr>
        <w:t>由此可见，</w:t>
      </w:r>
      <w:r>
        <w:rPr>
          <w:sz w:val="21"/>
          <w:szCs w:val="21"/>
        </w:rPr>
        <w:t>MPI</w:t>
      </w:r>
      <w:r>
        <w:rPr>
          <w:sz w:val="21"/>
          <w:szCs w:val="21"/>
        </w:rPr>
        <w:t>实现的是弱补偿而非严格的非补偿：</w:t>
      </w:r>
      <w:r>
        <w:rPr>
          <w:sz w:val="21"/>
          <w:szCs w:val="21"/>
        </w:rPr>
        <w:t>(0.9, 0.9, 0.2)</w:t>
      </w:r>
      <w:r>
        <w:rPr>
          <w:sz w:val="21"/>
          <w:szCs w:val="21"/>
        </w:rPr>
        <w:t>与完全均衡的</w:t>
      </w:r>
      <w:r>
        <w:rPr>
          <w:sz w:val="21"/>
          <w:szCs w:val="21"/>
        </w:rPr>
        <w:t>(0.5, 0.5, 0.5)</w:t>
      </w:r>
      <w:r>
        <w:rPr>
          <w:sz w:val="21"/>
          <w:szCs w:val="21"/>
        </w:rPr>
        <w:t>仅差</w:t>
      </w:r>
      <w:r>
        <w:rPr>
          <w:sz w:val="21"/>
          <w:szCs w:val="21"/>
        </w:rPr>
        <w:t>0.003</w:t>
      </w:r>
      <w:r>
        <w:rPr>
          <w:sz w:val="21"/>
          <w:szCs w:val="21"/>
        </w:rPr>
        <w:t>，</w:t>
      </w:r>
      <w:r>
        <w:rPr>
          <w:sz w:val="21"/>
          <w:szCs w:val="21"/>
        </w:rPr>
        <w:t>(1.0, 1.0, 0.0)</w:t>
      </w:r>
      <w:r>
        <w:rPr>
          <w:sz w:val="21"/>
          <w:szCs w:val="21"/>
        </w:rPr>
        <w:t>与</w:t>
      </w:r>
      <w:r>
        <w:rPr>
          <w:sz w:val="21"/>
          <w:szCs w:val="21"/>
        </w:rPr>
        <w:t>(0.33, 0.33, 0.33)</w:t>
      </w:r>
      <w:r>
        <w:rPr>
          <w:sz w:val="21"/>
          <w:szCs w:val="21"/>
        </w:rPr>
        <w:t>同为</w:t>
      </w:r>
      <w:r>
        <w:rPr>
          <w:sz w:val="21"/>
          <w:szCs w:val="21"/>
        </w:rPr>
        <w:t>0.333</w:t>
      </w:r>
      <w:r>
        <w:rPr>
          <w:sz w:val="21"/>
          <w:szCs w:val="21"/>
        </w:rPr>
        <w:t>。本文所称的非补偿性因而是</w:t>
      </w:r>
      <w:r>
        <w:rPr>
          <w:rFonts w:hint="eastAsia"/>
          <w:sz w:val="21"/>
          <w:szCs w:val="21"/>
        </w:rPr>
        <w:t>“</w:t>
      </w:r>
      <w:r>
        <w:rPr>
          <w:sz w:val="21"/>
          <w:szCs w:val="21"/>
        </w:rPr>
        <w:t>有限替代</w:t>
      </w:r>
      <w:r>
        <w:rPr>
          <w:rFonts w:hint="eastAsia"/>
          <w:sz w:val="21"/>
          <w:szCs w:val="21"/>
        </w:rPr>
        <w:t>”</w:t>
      </w:r>
      <w:r>
        <w:rPr>
          <w:sz w:val="21"/>
          <w:szCs w:val="21"/>
        </w:rPr>
        <w:t>意义上的；严格的阈值型底线约束需在</w:t>
      </w:r>
      <w:r>
        <w:rPr>
          <w:sz w:val="21"/>
          <w:szCs w:val="21"/>
        </w:rPr>
        <w:t>MPI</w:t>
      </w:r>
      <w:r>
        <w:rPr>
          <w:sz w:val="21"/>
          <w:szCs w:val="21"/>
        </w:rPr>
        <w:t>之外另设机制，如对低于特定水平的子系统施加乘性惩罚。</w:t>
      </w:r>
    </w:p>
    <w:p w14:paraId="12091E07" w14:textId="77777777" w:rsidR="007C4D1F" w:rsidRDefault="009606D0">
      <w:pPr>
        <w:spacing w:before="160" w:after="80"/>
      </w:pPr>
      <w:r>
        <w:rPr>
          <w:rFonts w:eastAsia="黑体"/>
          <w:b/>
          <w:bCs/>
          <w:sz w:val="21"/>
          <w:szCs w:val="21"/>
        </w:rPr>
        <w:t>（六）诊断与检验方法</w:t>
      </w:r>
    </w:p>
    <w:p w14:paraId="02D1A9B2" w14:textId="77777777" w:rsidR="007C4D1F" w:rsidRDefault="009606D0">
      <w:pPr>
        <w:ind w:firstLine="420"/>
        <w:jc w:val="both"/>
      </w:pPr>
      <w:r>
        <w:rPr>
          <w:sz w:val="21"/>
          <w:szCs w:val="21"/>
        </w:rPr>
        <w:lastRenderedPageBreak/>
        <w:t>在协调指数之上，本文进一步设置若干诊断，分别识别总体缺口的主要来源、边际改善最敏感的方向，以及结论对设定与指标选择的稳健性。</w:t>
      </w:r>
    </w:p>
    <w:p w14:paraId="4067B927" w14:textId="77777777" w:rsidR="007C4D1F" w:rsidRDefault="009606D0">
      <w:pPr>
        <w:ind w:firstLine="420"/>
        <w:jc w:val="both"/>
      </w:pPr>
      <w:r>
        <w:rPr>
          <w:sz w:val="21"/>
          <w:szCs w:val="21"/>
        </w:rPr>
        <w:t>第一层是结构性贡献缺口诊断。以组合权重</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sz w:val="21"/>
          <w:szCs w:val="21"/>
        </w:rPr>
        <w:t>与指标偏离度</w:t>
      </w:r>
      <m:oMath>
        <m:sSub>
          <m:sSubPr>
            <m:ctrlPr>
              <w:rPr>
                <w:rFonts w:ascii="Cambria Math" w:hAnsi="Cambria Math"/>
              </w:rPr>
            </m:ctrlPr>
          </m:sSubPr>
          <m:e>
            <m:r>
              <w:rPr>
                <w:rFonts w:ascii="Cambria Math" w:hAnsi="Cambria Math"/>
              </w:rPr>
              <m:t>I</m:t>
            </m:r>
          </m:e>
          <m:sub>
            <m:r>
              <w:rPr>
                <w:rFonts w:ascii="Cambria Math" w:hAnsi="Cambria Math"/>
              </w:rPr>
              <m:t>ij</m:t>
            </m:r>
          </m:sub>
        </m:sSub>
        <m:r>
          <w:rPr>
            <w:rFonts w:ascii="Cambria Math" w:hAnsi="Cambria Math"/>
          </w:rPr>
          <m:t>=1-</m:t>
        </m:r>
        <m:sSub>
          <m:sSubPr>
            <m:ctrlPr>
              <w:rPr>
                <w:rFonts w:ascii="Cambria Math" w:hAnsi="Cambria Math"/>
              </w:rPr>
            </m:ctrlPr>
          </m:sSubPr>
          <m:e>
            <m:sSup>
              <m:sSupPr>
                <m:ctrlPr>
                  <w:rPr>
                    <w:rFonts w:ascii="Cambria Math" w:hAnsi="Cambria Math"/>
                  </w:rPr>
                </m:ctrlPr>
              </m:sSupPr>
              <m:e>
                <m:r>
                  <w:rPr>
                    <w:rFonts w:ascii="Cambria Math" w:hAnsi="Cambria Math"/>
                  </w:rPr>
                  <m:t>x</m:t>
                </m:r>
              </m:e>
              <m:sup>
                <m:r>
                  <w:rPr>
                    <w:rFonts w:ascii="Cambria Math" w:hAnsi="Cambria Math"/>
                  </w:rPr>
                  <m:t>'</m:t>
                </m:r>
              </m:sup>
            </m:sSup>
          </m:e>
          <m:sub>
            <m:r>
              <w:rPr>
                <w:rFonts w:ascii="Cambria Math" w:hAnsi="Cambria Math"/>
              </w:rPr>
              <m:t>ij</m:t>
            </m:r>
          </m:sub>
        </m:sSub>
      </m:oMath>
      <w:r>
        <w:rPr>
          <w:sz w:val="21"/>
          <w:szCs w:val="21"/>
        </w:rPr>
        <w:t>计算各指标对总体缺口的相对贡献</w:t>
      </w:r>
      <m:oMath>
        <m:sSub>
          <m:sSubPr>
            <m:ctrlPr>
              <w:rPr>
                <w:rFonts w:ascii="Cambria Math" w:hAnsi="Cambria Math"/>
              </w:rPr>
            </m:ctrlPr>
          </m:sSubPr>
          <m:e>
            <m:r>
              <w:rPr>
                <w:rFonts w:ascii="Cambria Math" w:hAnsi="Cambria Math"/>
              </w:rPr>
              <m:t>O</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I</m:t>
                </m:r>
              </m:e>
              <m:sub>
                <m:r>
                  <w:rPr>
                    <w:rFonts w:ascii="Cambria Math" w:hAnsi="Cambria Math"/>
                  </w:rPr>
                  <m:t>ij</m:t>
                </m:r>
              </m:sub>
            </m:sSub>
          </m:num>
          <m:den>
            <m:sSub>
              <m:sSubPr>
                <m:ctrlPr>
                  <w:rPr>
                    <w:rFonts w:ascii="Cambria Math" w:hAnsi="Cambria Math"/>
                  </w:rPr>
                </m:ctrlPr>
              </m:sSubPr>
              <m:e>
                <m:r>
                  <w:rPr>
                    <w:rFonts w:ascii="Cambria Math" w:hAnsi="Cambria Math"/>
                  </w:rPr>
                  <m:t>∑</m:t>
                </m:r>
              </m:e>
              <m:sub>
                <m:r>
                  <w:rPr>
                    <w:rFonts w:ascii="Cambria Math" w:hAnsi="Cambria Math"/>
                  </w:rPr>
                  <m:t>k</m:t>
                </m:r>
              </m:sub>
            </m:sSub>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r>
                  <w:rPr>
                    <w:rFonts w:ascii="Cambria Math" w:hAnsi="Cambria Math"/>
                  </w:rPr>
                  <m:t>I</m:t>
                </m:r>
              </m:e>
              <m:sub>
                <m:r>
                  <w:rPr>
                    <w:rFonts w:ascii="Cambria Math" w:hAnsi="Cambria Math"/>
                  </w:rPr>
                  <m:t>ik</m:t>
                </m:r>
              </m:sub>
            </m:sSub>
          </m:den>
        </m:f>
        <m:r>
          <w:rPr>
            <w:rFonts w:ascii="Cambria Math" w:hAnsi="Cambria Math"/>
          </w:rPr>
          <m:t>×100%</m:t>
        </m:r>
      </m:oMath>
      <w:r>
        <w:rPr>
          <w:sz w:val="21"/>
          <w:szCs w:val="21"/>
        </w:rPr>
        <w:t>。式中下标</w:t>
      </w:r>
      <w:r>
        <w:rPr>
          <w:sz w:val="21"/>
          <w:szCs w:val="21"/>
        </w:rPr>
        <w:t>i</w:t>
      </w:r>
      <w:r>
        <w:rPr>
          <w:sz w:val="21"/>
          <w:szCs w:val="21"/>
        </w:rPr>
        <w:t>为年份，该式逐年计算，表</w:t>
      </w:r>
      <w:r>
        <w:rPr>
          <w:sz w:val="21"/>
          <w:szCs w:val="21"/>
        </w:rPr>
        <w:t>4</w:t>
      </w:r>
      <w:r>
        <w:rPr>
          <w:sz w:val="21"/>
          <w:szCs w:val="21"/>
        </w:rPr>
        <w:t>所列为样本期十年相对贡献份额的算术平均值。该诊断以统计信息量加权，衡量的是各指标的标准化缺口对样本期内总体差异的贡献。</w:t>
      </w:r>
    </w:p>
    <w:p w14:paraId="6636DC71" w14:textId="77777777" w:rsidR="007C4D1F" w:rsidRDefault="009606D0">
      <w:pPr>
        <w:ind w:firstLine="420"/>
        <w:jc w:val="both"/>
      </w:pPr>
      <w:r>
        <w:rPr>
          <w:sz w:val="21"/>
          <w:szCs w:val="21"/>
        </w:rPr>
        <w:t>第二层是局部敏感性诊断。以</w:t>
      </w:r>
      <m:oMath>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t>
        </m:r>
      </m:oMath>
      <w:r>
        <w:rPr>
          <w:sz w:val="21"/>
          <w:szCs w:val="21"/>
        </w:rPr>
        <w:t>刻画</w:t>
      </w:r>
      <m:oMath>
        <m:sSub>
          <m:sSubPr>
            <m:ctrlPr>
              <w:rPr>
                <w:rFonts w:ascii="Cambria Math" w:hAnsi="Cambria Math"/>
              </w:rPr>
            </m:ctrlPr>
          </m:sSubPr>
          <m:e>
            <m:r>
              <w:rPr>
                <w:rFonts w:ascii="Cambria Math" w:hAnsi="Cambria Math"/>
              </w:rPr>
              <m:t>U</m:t>
            </m:r>
          </m:e>
          <m:sub>
            <m:r>
              <w:rPr>
                <w:rFonts w:ascii="Cambria Math" w:hAnsi="Cambria Math"/>
              </w:rPr>
              <m:t>i</m:t>
            </m:r>
          </m:sub>
        </m:sSub>
      </m:oMath>
      <w:r>
        <w:rPr>
          <w:sz w:val="21"/>
          <w:szCs w:val="21"/>
        </w:rPr>
        <w:t>变动</w:t>
      </w:r>
      <w:r>
        <w:rPr>
          <w:sz w:val="21"/>
          <w:szCs w:val="21"/>
        </w:rPr>
        <w:t>1%</w:t>
      </w:r>
      <w:r>
        <w:rPr>
          <w:sz w:val="21"/>
          <w:szCs w:val="21"/>
        </w:rPr>
        <w:t>所引致</w:t>
      </w:r>
      <m:oMath>
        <m:sSub>
          <m:sSubPr>
            <m:ctrlPr>
              <w:rPr>
                <w:rFonts w:ascii="Cambria Math" w:hAnsi="Cambria Math"/>
              </w:rPr>
            </m:ctrlPr>
          </m:sSubPr>
          <m:e>
            <m:r>
              <w:rPr>
                <w:rFonts w:ascii="Cambria Math" w:hAnsi="Cambria Math"/>
              </w:rPr>
              <m:t>D</m:t>
            </m:r>
          </m:e>
          <m:sub>
            <m:r>
              <w:rPr>
                <w:rFonts w:ascii="Cambria Math" w:hAnsi="Cambria Math"/>
              </w:rPr>
              <m:t>MPI</m:t>
            </m:r>
          </m:sub>
        </m:sSub>
      </m:oMath>
      <w:r>
        <w:rPr>
          <w:sz w:val="21"/>
          <w:szCs w:val="21"/>
        </w:rPr>
        <w:t>变动的百分比，采用数值微分（</w:t>
      </w:r>
      <w:r>
        <w:rPr>
          <w:sz w:val="21"/>
          <w:szCs w:val="21"/>
        </w:rPr>
        <w:t>±1%</w:t>
      </w:r>
      <w:r>
        <w:rPr>
          <w:sz w:val="21"/>
          <w:szCs w:val="21"/>
        </w:rPr>
        <w:t>相对扰动，双侧平均）逐年计算。局部敏感性由</w:t>
      </w:r>
      <w:r>
        <w:rPr>
          <w:sz w:val="21"/>
          <w:szCs w:val="21"/>
        </w:rPr>
        <w:t>MPI</w:t>
      </w:r>
      <w:r>
        <w:rPr>
          <w:sz w:val="21"/>
          <w:szCs w:val="21"/>
        </w:rPr>
        <w:t>的函数关系直接算得，反映当前结构下哪个方向的边际改善对协调状态最敏感。</w:t>
      </w:r>
    </w:p>
    <w:p w14:paraId="61B3D2A2" w14:textId="77777777" w:rsidR="007C4D1F" w:rsidRDefault="009606D0">
      <w:pPr>
        <w:ind w:firstLine="420"/>
        <w:jc w:val="both"/>
        <w:rPr>
          <w:sz w:val="21"/>
          <w:szCs w:val="21"/>
        </w:rPr>
      </w:pPr>
      <w:r>
        <w:rPr>
          <w:sz w:val="21"/>
          <w:szCs w:val="21"/>
        </w:rPr>
        <w:t>第三层是稳健性检验，包括留一法（</w:t>
      </w:r>
      <w:r>
        <w:rPr>
          <w:sz w:val="21"/>
          <w:szCs w:val="21"/>
        </w:rPr>
        <w:t>LOO</w:t>
      </w:r>
      <w:r>
        <w:rPr>
          <w:sz w:val="21"/>
          <w:szCs w:val="21"/>
        </w:rPr>
        <w:t>）与滚动端点稳定性检验。前者逐一剔除</w:t>
      </w:r>
      <w:r>
        <w:rPr>
          <w:sz w:val="21"/>
          <w:szCs w:val="21"/>
        </w:rPr>
        <w:t>13</w:t>
      </w:r>
      <w:r>
        <w:rPr>
          <w:sz w:val="21"/>
          <w:szCs w:val="21"/>
        </w:rPr>
        <w:t>项指标，重算子系统指数与</w:t>
      </w:r>
      <m:oMath>
        <m:sSub>
          <m:sSubPr>
            <m:ctrlPr>
              <w:rPr>
                <w:rFonts w:ascii="Cambria Math" w:hAnsi="Cambria Math"/>
              </w:rPr>
            </m:ctrlPr>
          </m:sSubPr>
          <m:e>
            <m:r>
              <w:rPr>
                <w:rFonts w:ascii="Cambria Math" w:hAnsi="Cambria Math"/>
              </w:rPr>
              <m:t>D</m:t>
            </m:r>
          </m:e>
          <m:sub>
            <m:r>
              <w:rPr>
                <w:rFonts w:ascii="Cambria Math" w:hAnsi="Cambria Math"/>
              </w:rPr>
              <m:t>MPI</m:t>
            </m:r>
          </m:sub>
        </m:sSub>
      </m:oMath>
      <w:r>
        <w:rPr>
          <w:sz w:val="21"/>
          <w:szCs w:val="21"/>
        </w:rPr>
        <w:t>，检验核心方向性判断是否稳定；后者以截断样本重算固定基准法与极差法的标准化结果，检验历史年份的取值是否会随样本更新而被回溯改写。二者的具体结果见下文稳健性检验部分。</w:t>
      </w:r>
    </w:p>
    <w:p w14:paraId="4AA48D28" w14:textId="77777777" w:rsidR="007C4D1F" w:rsidRDefault="009606D0">
      <w:pPr>
        <w:spacing w:before="260" w:after="120"/>
      </w:pPr>
      <w:r>
        <w:rPr>
          <w:rFonts w:eastAsia="黑体"/>
          <w:b/>
          <w:bCs/>
          <w:sz w:val="28"/>
          <w:szCs w:val="28"/>
        </w:rPr>
        <w:t>四、结果与分析</w:t>
      </w:r>
    </w:p>
    <w:p w14:paraId="25C81E7C" w14:textId="77777777" w:rsidR="007C4D1F" w:rsidRDefault="009606D0">
      <w:pPr>
        <w:spacing w:before="160" w:after="80"/>
      </w:pPr>
      <w:r>
        <w:rPr>
          <w:rFonts w:eastAsia="黑体"/>
          <w:b/>
          <w:bCs/>
          <w:sz w:val="21"/>
          <w:szCs w:val="21"/>
        </w:rPr>
        <w:t>（一）三子系统综合指数的阶段性演进</w:t>
      </w:r>
    </w:p>
    <w:p w14:paraId="0946448E" w14:textId="77777777" w:rsidR="007C4D1F" w:rsidRDefault="009606D0">
      <w:pPr>
        <w:ind w:firstLine="420"/>
        <w:jc w:val="both"/>
      </w:pPr>
      <w:r>
        <w:rPr>
          <w:sz w:val="21"/>
          <w:szCs w:val="21"/>
        </w:rPr>
        <w:t>2016</w:t>
      </w:r>
      <w:r>
        <w:rPr>
          <w:rFonts w:hint="eastAsia"/>
          <w:sz w:val="21"/>
          <w:szCs w:val="21"/>
        </w:rPr>
        <w:t>—</w:t>
      </w:r>
      <w:r>
        <w:rPr>
          <w:sz w:val="21"/>
          <w:szCs w:val="21"/>
        </w:rPr>
        <w:t>2025</w:t>
      </w:r>
      <w:r>
        <w:rPr>
          <w:sz w:val="21"/>
          <w:szCs w:val="21"/>
        </w:rPr>
        <w:t>年西藏三子系统综合指数与</w:t>
      </w:r>
      <w:r>
        <w:rPr>
          <w:sz w:val="21"/>
          <w:szCs w:val="21"/>
        </w:rPr>
        <w:t>MPI</w:t>
      </w:r>
      <w:r>
        <w:rPr>
          <w:sz w:val="21"/>
          <w:szCs w:val="21"/>
        </w:rPr>
        <w:t>协调指数的测算结果见表</w:t>
      </w:r>
      <w:r>
        <w:rPr>
          <w:sz w:val="21"/>
          <w:szCs w:val="21"/>
        </w:rPr>
        <w:t>3</w:t>
      </w:r>
      <w:r>
        <w:rPr>
          <w:sz w:val="21"/>
          <w:szCs w:val="21"/>
        </w:rPr>
        <w:t>，演进轨迹见图</w:t>
      </w:r>
      <w:r>
        <w:rPr>
          <w:sz w:val="21"/>
          <w:szCs w:val="21"/>
        </w:rPr>
        <w:t>3</w:t>
      </w:r>
      <w:r>
        <w:rPr>
          <w:sz w:val="21"/>
          <w:szCs w:val="21"/>
        </w:rPr>
        <w:t>。表</w:t>
      </w:r>
      <w:r>
        <w:rPr>
          <w:sz w:val="21"/>
          <w:szCs w:val="21"/>
        </w:rPr>
        <w:t>3</w:t>
      </w:r>
      <w:r>
        <w:rPr>
          <w:sz w:val="21"/>
          <w:szCs w:val="21"/>
        </w:rPr>
        <w:t>显示，样本期内三子系统的相对位置并不固定，而是呈现出清晰的阶段性特征，可以划分为三个阶段。</w:t>
      </w:r>
    </w:p>
    <w:p w14:paraId="67C0B654" w14:textId="77777777" w:rsidR="007C4D1F" w:rsidRDefault="009606D0">
      <w:pPr>
        <w:ind w:firstLine="420"/>
        <w:jc w:val="both"/>
      </w:pPr>
      <w:r>
        <w:rPr>
          <w:sz w:val="21"/>
          <w:szCs w:val="21"/>
        </w:rPr>
        <w:t>第一阶段是</w:t>
      </w:r>
      <w:r>
        <w:rPr>
          <w:sz w:val="21"/>
          <w:szCs w:val="21"/>
        </w:rPr>
        <w:t>2016</w:t>
      </w:r>
      <w:r>
        <w:rPr>
          <w:rFonts w:hint="eastAsia"/>
          <w:sz w:val="21"/>
          <w:szCs w:val="21"/>
        </w:rPr>
        <w:t>—</w:t>
      </w:r>
      <w:r>
        <w:rPr>
          <w:sz w:val="21"/>
          <w:szCs w:val="21"/>
        </w:rPr>
        <w:t>2017</w:t>
      </w:r>
      <w:r>
        <w:rPr>
          <w:sz w:val="21"/>
          <w:szCs w:val="21"/>
        </w:rPr>
        <w:t>年，生态子系统相对最弱。生态指数由</w:t>
      </w:r>
      <w:r>
        <w:rPr>
          <w:sz w:val="21"/>
          <w:szCs w:val="21"/>
        </w:rPr>
        <w:t>2016</w:t>
      </w:r>
      <w:r>
        <w:rPr>
          <w:sz w:val="21"/>
          <w:szCs w:val="21"/>
        </w:rPr>
        <w:t>年的</w:t>
      </w:r>
      <w:r>
        <w:rPr>
          <w:sz w:val="21"/>
          <w:szCs w:val="21"/>
        </w:rPr>
        <w:t>0.267</w:t>
      </w:r>
      <w:r>
        <w:rPr>
          <w:sz w:val="21"/>
          <w:szCs w:val="21"/>
        </w:rPr>
        <w:t>起步，明显低于同期的安全（</w:t>
      </w:r>
      <w:r>
        <w:rPr>
          <w:sz w:val="21"/>
          <w:szCs w:val="21"/>
        </w:rPr>
        <w:t>0.537</w:t>
      </w:r>
      <w:r>
        <w:rPr>
          <w:sz w:val="21"/>
          <w:szCs w:val="21"/>
        </w:rPr>
        <w:t>）与发展（</w:t>
      </w:r>
      <w:r>
        <w:rPr>
          <w:sz w:val="21"/>
          <w:szCs w:val="21"/>
        </w:rPr>
        <w:t>0.467</w:t>
      </w:r>
      <w:r>
        <w:rPr>
          <w:sz w:val="21"/>
          <w:szCs w:val="21"/>
        </w:rPr>
        <w:t>）。由于生态子系统以</w:t>
      </w:r>
      <w:r>
        <w:rPr>
          <w:sz w:val="21"/>
          <w:szCs w:val="21"/>
        </w:rPr>
        <w:t>2016</w:t>
      </w:r>
      <w:r>
        <w:rPr>
          <w:sz w:val="21"/>
          <w:szCs w:val="21"/>
        </w:rPr>
        <w:t>年实测值为下限、</w:t>
      </w:r>
      <w:r>
        <w:rPr>
          <w:sz w:val="21"/>
          <w:szCs w:val="21"/>
        </w:rPr>
        <w:t>2025</w:t>
      </w:r>
      <w:r>
        <w:rPr>
          <w:sz w:val="21"/>
          <w:szCs w:val="21"/>
        </w:rPr>
        <w:t>年规划目标为上限，此处的</w:t>
      </w:r>
      <w:r>
        <w:rPr>
          <w:rFonts w:hint="eastAsia"/>
          <w:sz w:val="21"/>
          <w:szCs w:val="21"/>
        </w:rPr>
        <w:t>“</w:t>
      </w:r>
      <w:r>
        <w:rPr>
          <w:sz w:val="21"/>
          <w:szCs w:val="21"/>
        </w:rPr>
        <w:t>相对最弱</w:t>
      </w:r>
      <w:r>
        <w:rPr>
          <w:rFonts w:hint="eastAsia"/>
          <w:sz w:val="21"/>
          <w:szCs w:val="21"/>
        </w:rPr>
        <w:t>”</w:t>
      </w:r>
      <w:r>
        <w:rPr>
          <w:sz w:val="21"/>
          <w:szCs w:val="21"/>
        </w:rPr>
        <w:t>是按后续规划目标回溯衡量的结果，并非对当时西藏生态状况的评价。按</w:t>
      </w:r>
      <w:r>
        <w:rPr>
          <w:rFonts w:hint="eastAsia"/>
          <w:sz w:val="21"/>
          <w:szCs w:val="21"/>
        </w:rPr>
        <w:t>此</w:t>
      </w:r>
      <w:r>
        <w:rPr>
          <w:sz w:val="21"/>
          <w:szCs w:val="21"/>
        </w:rPr>
        <w:t>基准，</w:t>
      </w:r>
      <w:r>
        <w:rPr>
          <w:rFonts w:hint="eastAsia"/>
          <w:sz w:val="21"/>
          <w:szCs w:val="21"/>
        </w:rPr>
        <w:t>2016</w:t>
      </w:r>
      <w:r>
        <w:rPr>
          <w:rFonts w:hint="eastAsia"/>
          <w:sz w:val="21"/>
          <w:szCs w:val="21"/>
        </w:rPr>
        <w:t>—</w:t>
      </w:r>
      <w:r>
        <w:rPr>
          <w:rFonts w:hint="eastAsia"/>
          <w:sz w:val="21"/>
          <w:szCs w:val="21"/>
        </w:rPr>
        <w:t>2017</w:t>
      </w:r>
      <w:r>
        <w:rPr>
          <w:rFonts w:hint="eastAsia"/>
          <w:sz w:val="21"/>
          <w:szCs w:val="21"/>
        </w:rPr>
        <w:t>年</w:t>
      </w:r>
      <w:r>
        <w:rPr>
          <w:sz w:val="21"/>
          <w:szCs w:val="21"/>
        </w:rPr>
        <w:t>森林覆盖率、草原综合植被盖度距规划目标尚有较大差距，生态本底建设处于追赶阶段。</w:t>
      </w:r>
    </w:p>
    <w:p w14:paraId="671F9DF0" w14:textId="77777777" w:rsidR="007C4D1F" w:rsidRDefault="009606D0">
      <w:pPr>
        <w:ind w:firstLine="420"/>
        <w:jc w:val="both"/>
      </w:pPr>
      <w:r>
        <w:rPr>
          <w:sz w:val="21"/>
          <w:szCs w:val="21"/>
        </w:rPr>
        <w:t>第二阶段是</w:t>
      </w:r>
      <w:r>
        <w:rPr>
          <w:sz w:val="21"/>
          <w:szCs w:val="21"/>
        </w:rPr>
        <w:t>2018</w:t>
      </w:r>
      <w:r>
        <w:rPr>
          <w:rFonts w:hint="eastAsia"/>
          <w:sz w:val="21"/>
          <w:szCs w:val="21"/>
        </w:rPr>
        <w:t>—</w:t>
      </w:r>
      <w:r>
        <w:rPr>
          <w:sz w:val="21"/>
          <w:szCs w:val="21"/>
        </w:rPr>
        <w:t>2022</w:t>
      </w:r>
      <w:r>
        <w:rPr>
          <w:sz w:val="21"/>
          <w:szCs w:val="21"/>
        </w:rPr>
        <w:t>年，发展转为最弱子系统，并构成协调提升的主要制约。其间生态指数持续快速改善，由</w:t>
      </w:r>
      <w:r>
        <w:rPr>
          <w:sz w:val="21"/>
          <w:szCs w:val="21"/>
        </w:rPr>
        <w:t>2018</w:t>
      </w:r>
      <w:r>
        <w:rPr>
          <w:sz w:val="21"/>
          <w:szCs w:val="21"/>
        </w:rPr>
        <w:t>年的</w:t>
      </w:r>
      <w:r>
        <w:rPr>
          <w:sz w:val="21"/>
          <w:szCs w:val="21"/>
        </w:rPr>
        <w:t>0.499</w:t>
      </w:r>
      <w:r>
        <w:rPr>
          <w:sz w:val="21"/>
          <w:szCs w:val="21"/>
        </w:rPr>
        <w:t>升至</w:t>
      </w:r>
      <w:r>
        <w:rPr>
          <w:sz w:val="21"/>
          <w:szCs w:val="21"/>
        </w:rPr>
        <w:t>2020</w:t>
      </w:r>
      <w:r>
        <w:rPr>
          <w:sz w:val="21"/>
          <w:szCs w:val="21"/>
        </w:rPr>
        <w:t>年的</w:t>
      </w:r>
      <w:r>
        <w:rPr>
          <w:sz w:val="21"/>
          <w:szCs w:val="21"/>
        </w:rPr>
        <w:t>0.634</w:t>
      </w:r>
      <w:r>
        <w:rPr>
          <w:sz w:val="21"/>
          <w:szCs w:val="21"/>
        </w:rPr>
        <w:t>；同期发展子系统则在</w:t>
      </w:r>
      <w:r>
        <w:rPr>
          <w:sz w:val="21"/>
          <w:szCs w:val="21"/>
        </w:rPr>
        <w:t>0.484</w:t>
      </w:r>
      <w:r>
        <w:rPr>
          <w:rFonts w:hint="eastAsia"/>
          <w:sz w:val="21"/>
          <w:szCs w:val="21"/>
        </w:rPr>
        <w:t>—</w:t>
      </w:r>
      <w:r>
        <w:rPr>
          <w:sz w:val="21"/>
          <w:szCs w:val="21"/>
        </w:rPr>
        <w:t>0.539</w:t>
      </w:r>
      <w:r>
        <w:rPr>
          <w:sz w:val="21"/>
          <w:szCs w:val="21"/>
        </w:rPr>
        <w:t>区间波动，</w:t>
      </w:r>
      <w:r>
        <w:rPr>
          <w:sz w:val="21"/>
          <w:szCs w:val="21"/>
        </w:rPr>
        <w:t>2020</w:t>
      </w:r>
      <w:r>
        <w:rPr>
          <w:sz w:val="21"/>
          <w:szCs w:val="21"/>
        </w:rPr>
        <w:t>年一度回落至</w:t>
      </w:r>
      <w:r>
        <w:rPr>
          <w:sz w:val="21"/>
          <w:szCs w:val="21"/>
        </w:rPr>
        <w:t>0.484</w:t>
      </w:r>
      <w:r>
        <w:rPr>
          <w:sz w:val="21"/>
          <w:szCs w:val="21"/>
        </w:rPr>
        <w:t>，成为三者中相对最弱的一环。</w:t>
      </w:r>
      <w:r>
        <w:rPr>
          <w:sz w:val="21"/>
          <w:szCs w:val="21"/>
        </w:rPr>
        <w:t>2020</w:t>
      </w:r>
      <w:r>
        <w:rPr>
          <w:rFonts w:hint="eastAsia"/>
          <w:sz w:val="21"/>
          <w:szCs w:val="21"/>
        </w:rPr>
        <w:t>—</w:t>
      </w:r>
      <w:r>
        <w:rPr>
          <w:sz w:val="21"/>
          <w:szCs w:val="21"/>
        </w:rPr>
        <w:t>2022</w:t>
      </w:r>
      <w:r>
        <w:rPr>
          <w:sz w:val="21"/>
          <w:szCs w:val="21"/>
        </w:rPr>
        <w:t>年与新冠疫情及其防控时期高度重叠，发展子系统中的人均接待游客（</w:t>
      </w:r>
      <w:r>
        <w:rPr>
          <w:sz w:val="21"/>
          <w:szCs w:val="21"/>
        </w:rPr>
        <w:t>D4</w:t>
      </w:r>
      <w:r>
        <w:rPr>
          <w:sz w:val="21"/>
          <w:szCs w:val="21"/>
        </w:rPr>
        <w:t>）与外向度（</w:t>
      </w:r>
      <w:r>
        <w:rPr>
          <w:sz w:val="21"/>
          <w:szCs w:val="21"/>
        </w:rPr>
        <w:t>D3</w:t>
      </w:r>
      <w:r>
        <w:rPr>
          <w:sz w:val="21"/>
          <w:szCs w:val="21"/>
        </w:rPr>
        <w:t>）受到直接冲击，</w:t>
      </w:r>
      <w:r>
        <w:rPr>
          <w:sz w:val="21"/>
          <w:szCs w:val="21"/>
        </w:rPr>
        <w:t>2020</w:t>
      </w:r>
      <w:r>
        <w:rPr>
          <w:sz w:val="21"/>
          <w:szCs w:val="21"/>
        </w:rPr>
        <w:t>年的回落应部分归因于此。但发展子系统在疫情前的</w:t>
      </w:r>
      <w:r>
        <w:rPr>
          <w:sz w:val="21"/>
          <w:szCs w:val="21"/>
        </w:rPr>
        <w:t>2018</w:t>
      </w:r>
      <w:r>
        <w:rPr>
          <w:sz w:val="21"/>
          <w:szCs w:val="21"/>
        </w:rPr>
        <w:t>年与</w:t>
      </w:r>
      <w:r>
        <w:rPr>
          <w:sz w:val="21"/>
          <w:szCs w:val="21"/>
        </w:rPr>
        <w:t>2019</w:t>
      </w:r>
      <w:r>
        <w:rPr>
          <w:sz w:val="21"/>
          <w:szCs w:val="21"/>
        </w:rPr>
        <w:t>年已分别为</w:t>
      </w:r>
      <w:r>
        <w:rPr>
          <w:sz w:val="21"/>
          <w:szCs w:val="21"/>
        </w:rPr>
        <w:t>0.489</w:t>
      </w:r>
      <w:r>
        <w:rPr>
          <w:sz w:val="21"/>
          <w:szCs w:val="21"/>
        </w:rPr>
        <w:t>与</w:t>
      </w:r>
      <w:r>
        <w:rPr>
          <w:sz w:val="21"/>
          <w:szCs w:val="21"/>
        </w:rPr>
        <w:t>0.519</w:t>
      </w:r>
      <w:r>
        <w:rPr>
          <w:sz w:val="21"/>
          <w:szCs w:val="21"/>
        </w:rPr>
        <w:t>，均低于同期安全子系统（</w:t>
      </w:r>
      <w:r>
        <w:rPr>
          <w:sz w:val="21"/>
          <w:szCs w:val="21"/>
        </w:rPr>
        <w:t>0.617</w:t>
      </w:r>
      <w:r>
        <w:rPr>
          <w:sz w:val="21"/>
          <w:szCs w:val="21"/>
        </w:rPr>
        <w:t>、</w:t>
      </w:r>
      <w:r>
        <w:rPr>
          <w:sz w:val="21"/>
          <w:szCs w:val="21"/>
        </w:rPr>
        <w:t>0.615</w:t>
      </w:r>
      <w:r>
        <w:rPr>
          <w:sz w:val="21"/>
          <w:szCs w:val="21"/>
        </w:rPr>
        <w:t>），说明</w:t>
      </w:r>
      <w:r>
        <w:rPr>
          <w:rFonts w:hint="eastAsia"/>
          <w:sz w:val="21"/>
          <w:szCs w:val="21"/>
        </w:rPr>
        <w:t>“</w:t>
      </w:r>
      <w:r>
        <w:rPr>
          <w:sz w:val="21"/>
          <w:szCs w:val="21"/>
        </w:rPr>
        <w:t>发展相对滞后</w:t>
      </w:r>
      <w:r>
        <w:rPr>
          <w:rFonts w:hint="eastAsia"/>
          <w:sz w:val="21"/>
          <w:szCs w:val="21"/>
        </w:rPr>
        <w:t>”</w:t>
      </w:r>
      <w:r>
        <w:rPr>
          <w:sz w:val="21"/>
          <w:szCs w:val="21"/>
        </w:rPr>
        <w:t>并非完全由疫情造成。受样本长度与数据结构限制，本文无法量化疫情对指数变动的具体贡献。</w:t>
      </w:r>
    </w:p>
    <w:p w14:paraId="42FAEFD5" w14:textId="77777777" w:rsidR="007C4D1F" w:rsidRDefault="009606D0">
      <w:pPr>
        <w:ind w:firstLine="420"/>
        <w:jc w:val="both"/>
      </w:pPr>
      <w:r>
        <w:rPr>
          <w:sz w:val="21"/>
          <w:szCs w:val="21"/>
        </w:rPr>
        <w:t>第三阶段是</w:t>
      </w:r>
      <w:r>
        <w:rPr>
          <w:sz w:val="21"/>
          <w:szCs w:val="21"/>
        </w:rPr>
        <w:t>2023</w:t>
      </w:r>
      <w:r>
        <w:rPr>
          <w:rFonts w:hint="eastAsia"/>
          <w:sz w:val="21"/>
          <w:szCs w:val="21"/>
        </w:rPr>
        <w:t>—</w:t>
      </w:r>
      <w:r>
        <w:rPr>
          <w:sz w:val="21"/>
          <w:szCs w:val="21"/>
        </w:rPr>
        <w:t>2025</w:t>
      </w:r>
      <w:r>
        <w:rPr>
          <w:sz w:val="21"/>
          <w:szCs w:val="21"/>
        </w:rPr>
        <w:t>年，安全转为相对最弱，生态实现跨越式改善并跃居首位。这三年发展与生态子系统同步快速提升，生态指数于</w:t>
      </w:r>
      <w:r>
        <w:rPr>
          <w:sz w:val="21"/>
          <w:szCs w:val="21"/>
        </w:rPr>
        <w:t>2025</w:t>
      </w:r>
      <w:r>
        <w:rPr>
          <w:sz w:val="21"/>
          <w:szCs w:val="21"/>
        </w:rPr>
        <w:t>年升至</w:t>
      </w:r>
      <w:r>
        <w:rPr>
          <w:sz w:val="21"/>
          <w:szCs w:val="21"/>
        </w:rPr>
        <w:t>0.843</w:t>
      </w:r>
      <w:r>
        <w:rPr>
          <w:sz w:val="21"/>
          <w:szCs w:val="21"/>
        </w:rPr>
        <w:t>，超过发展（</w:t>
      </w:r>
      <w:r>
        <w:rPr>
          <w:sz w:val="21"/>
          <w:szCs w:val="21"/>
        </w:rPr>
        <w:t>0.718</w:t>
      </w:r>
      <w:r>
        <w:rPr>
          <w:sz w:val="21"/>
          <w:szCs w:val="21"/>
        </w:rPr>
        <w:t>）与安全（</w:t>
      </w:r>
      <w:r>
        <w:rPr>
          <w:sz w:val="21"/>
          <w:szCs w:val="21"/>
        </w:rPr>
        <w:t>0.715</w:t>
      </w:r>
      <w:r>
        <w:rPr>
          <w:sz w:val="21"/>
          <w:szCs w:val="21"/>
        </w:rPr>
        <w:t>），跃居三者之首。安全子系统虽然持续改善，但速度相对趋缓，</w:t>
      </w:r>
      <w:r>
        <w:rPr>
          <w:sz w:val="21"/>
          <w:szCs w:val="21"/>
        </w:rPr>
        <w:t>2023</w:t>
      </w:r>
      <w:r>
        <w:rPr>
          <w:rFonts w:hint="eastAsia"/>
          <w:sz w:val="21"/>
          <w:szCs w:val="21"/>
        </w:rPr>
        <w:t>—</w:t>
      </w:r>
      <w:r>
        <w:rPr>
          <w:sz w:val="21"/>
          <w:szCs w:val="21"/>
        </w:rPr>
        <w:t>2025</w:t>
      </w:r>
      <w:r>
        <w:rPr>
          <w:sz w:val="21"/>
          <w:szCs w:val="21"/>
        </w:rPr>
        <w:t>年数值略低于发展，</w:t>
      </w:r>
      <w:r>
        <w:rPr>
          <w:sz w:val="21"/>
          <w:szCs w:val="21"/>
        </w:rPr>
        <w:t>2025</w:t>
      </w:r>
      <w:r>
        <w:rPr>
          <w:sz w:val="21"/>
          <w:szCs w:val="21"/>
        </w:rPr>
        <w:t>年两者仅相差</w:t>
      </w:r>
      <w:r>
        <w:rPr>
          <w:sz w:val="21"/>
          <w:szCs w:val="21"/>
        </w:rPr>
        <w:t>0.003</w:t>
      </w:r>
      <w:r>
        <w:rPr>
          <w:sz w:val="21"/>
          <w:szCs w:val="21"/>
        </w:rPr>
        <w:t>。</w:t>
      </w:r>
    </w:p>
    <w:p w14:paraId="2FCF8A95" w14:textId="77777777" w:rsidR="007C4D1F" w:rsidRDefault="009606D0">
      <w:pPr>
        <w:spacing w:before="140" w:after="40"/>
        <w:jc w:val="center"/>
      </w:pPr>
      <w:r>
        <w:rPr>
          <w:rFonts w:eastAsia="黑体"/>
          <w:b/>
          <w:bCs/>
          <w:sz w:val="21"/>
          <w:szCs w:val="21"/>
        </w:rPr>
        <w:t>表</w:t>
      </w:r>
      <w:r>
        <w:rPr>
          <w:rFonts w:eastAsia="黑体"/>
          <w:b/>
          <w:bCs/>
          <w:sz w:val="21"/>
          <w:szCs w:val="21"/>
        </w:rPr>
        <w:t>3</w:t>
      </w:r>
      <w:r>
        <w:rPr>
          <w:rFonts w:eastAsia="黑体"/>
          <w:b/>
          <w:bCs/>
          <w:sz w:val="21"/>
          <w:szCs w:val="21"/>
        </w:rPr>
        <w:t xml:space="preserve">　</w:t>
      </w:r>
      <w:r>
        <w:rPr>
          <w:rFonts w:eastAsia="黑体"/>
          <w:b/>
          <w:bCs/>
          <w:sz w:val="21"/>
          <w:szCs w:val="21"/>
        </w:rPr>
        <w:t>2016</w:t>
      </w:r>
      <w:r>
        <w:rPr>
          <w:rFonts w:hint="eastAsia"/>
          <w:b/>
          <w:bCs/>
          <w:sz w:val="21"/>
          <w:szCs w:val="21"/>
        </w:rPr>
        <w:t>—</w:t>
      </w:r>
      <w:r>
        <w:rPr>
          <w:rFonts w:eastAsia="黑体"/>
          <w:b/>
          <w:bCs/>
          <w:sz w:val="21"/>
          <w:szCs w:val="21"/>
        </w:rPr>
        <w:t>2025</w:t>
      </w:r>
      <w:r>
        <w:rPr>
          <w:rFonts w:eastAsia="黑体"/>
          <w:b/>
          <w:bCs/>
          <w:sz w:val="21"/>
          <w:szCs w:val="21"/>
        </w:rPr>
        <w:t>年西藏三子系统综合指数与</w:t>
      </w:r>
      <w:r>
        <w:rPr>
          <w:rFonts w:eastAsia="黑体"/>
          <w:b/>
          <w:bCs/>
          <w:sz w:val="21"/>
          <w:szCs w:val="21"/>
        </w:rPr>
        <w:t>MPI</w:t>
      </w:r>
      <w:r>
        <w:rPr>
          <w:rFonts w:eastAsia="黑体"/>
          <w:b/>
          <w:bCs/>
          <w:sz w:val="21"/>
          <w:szCs w:val="21"/>
        </w:rPr>
        <w:t>协调指数（等权主设定）</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760"/>
        <w:gridCol w:w="1760"/>
        <w:gridCol w:w="1760"/>
        <w:gridCol w:w="1760"/>
        <w:gridCol w:w="1760"/>
      </w:tblGrid>
      <w:tr w:rsidR="007C4D1F" w14:paraId="371DC99B" w14:textId="77777777">
        <w:trPr>
          <w:tblHeader/>
          <w:jc w:val="center"/>
        </w:trPr>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804458D" w14:textId="77777777" w:rsidR="007C4D1F" w:rsidRDefault="009606D0">
            <w:pPr>
              <w:spacing w:line="240" w:lineRule="auto"/>
              <w:jc w:val="center"/>
            </w:pPr>
            <w:r>
              <w:rPr>
                <w:b/>
                <w:bCs/>
                <w:sz w:val="18"/>
                <w:szCs w:val="18"/>
              </w:rPr>
              <w:t>年份</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6ED20BD" w14:textId="77777777" w:rsidR="007C4D1F" w:rsidRDefault="009606D0">
            <w:pPr>
              <w:spacing w:line="240" w:lineRule="auto"/>
              <w:jc w:val="center"/>
            </w:pPr>
            <w:r>
              <w:rPr>
                <w:b/>
                <w:bCs/>
                <w:sz w:val="18"/>
                <w:szCs w:val="18"/>
              </w:rPr>
              <w:t>安全</w:t>
            </w:r>
            <w:r>
              <w:rPr>
                <w:b/>
                <w:bCs/>
                <w:sz w:val="18"/>
                <w:szCs w:val="18"/>
              </w:rPr>
              <w:t xml:space="preserve"> U</w:t>
            </w:r>
            <w:r>
              <w:rPr>
                <w:b/>
                <w:bCs/>
                <w:sz w:val="18"/>
                <w:szCs w:val="18"/>
                <w:vertAlign w:val="subscript"/>
              </w:rPr>
              <w:t>S</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320DEFCB" w14:textId="77777777" w:rsidR="007C4D1F" w:rsidRDefault="009606D0">
            <w:pPr>
              <w:spacing w:line="240" w:lineRule="auto"/>
              <w:jc w:val="center"/>
            </w:pPr>
            <w:r>
              <w:rPr>
                <w:b/>
                <w:bCs/>
                <w:sz w:val="18"/>
                <w:szCs w:val="18"/>
              </w:rPr>
              <w:t>发展</w:t>
            </w:r>
            <w:r>
              <w:rPr>
                <w:b/>
                <w:bCs/>
                <w:sz w:val="18"/>
                <w:szCs w:val="18"/>
              </w:rPr>
              <w:t xml:space="preserve"> U</w:t>
            </w:r>
            <w:r>
              <w:rPr>
                <w:b/>
                <w:bCs/>
                <w:sz w:val="18"/>
                <w:szCs w:val="18"/>
                <w:vertAlign w:val="subscript"/>
              </w:rPr>
              <w:t>D</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5BB4FF42" w14:textId="77777777" w:rsidR="007C4D1F" w:rsidRDefault="009606D0">
            <w:pPr>
              <w:spacing w:line="240" w:lineRule="auto"/>
              <w:jc w:val="center"/>
            </w:pPr>
            <w:r>
              <w:rPr>
                <w:b/>
                <w:bCs/>
                <w:sz w:val="18"/>
                <w:szCs w:val="18"/>
              </w:rPr>
              <w:t>生态</w:t>
            </w:r>
            <w:r>
              <w:rPr>
                <w:b/>
                <w:bCs/>
                <w:sz w:val="18"/>
                <w:szCs w:val="18"/>
              </w:rPr>
              <w:t xml:space="preserve"> U</w:t>
            </w:r>
            <w:r>
              <w:rPr>
                <w:b/>
                <w:bCs/>
                <w:sz w:val="18"/>
                <w:szCs w:val="18"/>
                <w:vertAlign w:val="subscript"/>
              </w:rPr>
              <w:t>E</w:t>
            </w:r>
          </w:p>
        </w:tc>
        <w:tc>
          <w:tcPr>
            <w:tcW w:w="176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9B16FE0" w14:textId="77777777" w:rsidR="007C4D1F" w:rsidRDefault="009606D0">
            <w:pPr>
              <w:spacing w:line="240" w:lineRule="auto"/>
              <w:jc w:val="center"/>
            </w:pPr>
            <w:r>
              <w:rPr>
                <w:b/>
                <w:bCs/>
                <w:sz w:val="18"/>
                <w:szCs w:val="18"/>
              </w:rPr>
              <w:t>MPI</w:t>
            </w:r>
            <w:r>
              <w:rPr>
                <w:b/>
                <w:bCs/>
                <w:sz w:val="18"/>
                <w:szCs w:val="18"/>
              </w:rPr>
              <w:t>协调指数</w:t>
            </w:r>
            <w:r>
              <w:rPr>
                <w:b/>
                <w:bCs/>
                <w:sz w:val="18"/>
                <w:szCs w:val="18"/>
              </w:rPr>
              <w:t xml:space="preserve"> D</w:t>
            </w:r>
          </w:p>
        </w:tc>
      </w:tr>
      <w:tr w:rsidR="007C4D1F" w14:paraId="732F42F6"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0CCC0200" w14:textId="77777777" w:rsidR="007C4D1F" w:rsidRDefault="009606D0">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09756071" w14:textId="77777777" w:rsidR="007C4D1F" w:rsidRDefault="009606D0">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7701897E" w14:textId="77777777" w:rsidR="007C4D1F" w:rsidRDefault="009606D0">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11049AB1" w14:textId="77777777" w:rsidR="007C4D1F" w:rsidRDefault="009606D0">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78AF2BC6" w14:textId="77777777" w:rsidR="007C4D1F" w:rsidRDefault="009606D0">
            <w:pPr>
              <w:spacing w:line="240" w:lineRule="auto"/>
              <w:jc w:val="center"/>
            </w:pPr>
            <w:r>
              <w:rPr>
                <w:sz w:val="18"/>
                <w:szCs w:val="18"/>
              </w:rPr>
              <w:t>0.393</w:t>
            </w:r>
          </w:p>
        </w:tc>
      </w:tr>
      <w:tr w:rsidR="007C4D1F" w14:paraId="1A515C16"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7728D744" w14:textId="77777777" w:rsidR="007C4D1F" w:rsidRDefault="009606D0">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74D74E4D" w14:textId="77777777" w:rsidR="007C4D1F" w:rsidRDefault="009606D0">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02E3D0E5" w14:textId="77777777" w:rsidR="007C4D1F" w:rsidRDefault="009606D0">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8D18A79" w14:textId="77777777" w:rsidR="007C4D1F" w:rsidRDefault="009606D0">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19BA4763" w14:textId="77777777" w:rsidR="007C4D1F" w:rsidRDefault="009606D0">
            <w:pPr>
              <w:spacing w:line="240" w:lineRule="auto"/>
              <w:jc w:val="center"/>
            </w:pPr>
            <w:r>
              <w:rPr>
                <w:sz w:val="18"/>
                <w:szCs w:val="18"/>
              </w:rPr>
              <w:t>0.486</w:t>
            </w:r>
          </w:p>
        </w:tc>
      </w:tr>
      <w:tr w:rsidR="007C4D1F" w14:paraId="4759A709"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3E467788" w14:textId="77777777" w:rsidR="007C4D1F" w:rsidRDefault="009606D0">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30647772" w14:textId="77777777" w:rsidR="007C4D1F" w:rsidRDefault="009606D0">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19471E7E" w14:textId="77777777" w:rsidR="007C4D1F" w:rsidRDefault="009606D0">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58698597" w14:textId="77777777" w:rsidR="007C4D1F" w:rsidRDefault="009606D0">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336C613" w14:textId="77777777" w:rsidR="007C4D1F" w:rsidRDefault="009606D0">
            <w:pPr>
              <w:spacing w:line="240" w:lineRule="auto"/>
              <w:jc w:val="center"/>
            </w:pPr>
            <w:r>
              <w:rPr>
                <w:sz w:val="18"/>
                <w:szCs w:val="18"/>
              </w:rPr>
              <w:t>0.528</w:t>
            </w:r>
          </w:p>
        </w:tc>
      </w:tr>
      <w:tr w:rsidR="007C4D1F" w14:paraId="43B327C6"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5569DFD5" w14:textId="77777777" w:rsidR="007C4D1F" w:rsidRDefault="009606D0">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59BCC6DE" w14:textId="77777777" w:rsidR="007C4D1F" w:rsidRDefault="009606D0">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A262058" w14:textId="77777777" w:rsidR="007C4D1F" w:rsidRDefault="009606D0">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63B3A6CF" w14:textId="77777777" w:rsidR="007C4D1F" w:rsidRDefault="009606D0">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E13410A" w14:textId="77777777" w:rsidR="007C4D1F" w:rsidRDefault="009606D0">
            <w:pPr>
              <w:spacing w:line="240" w:lineRule="auto"/>
              <w:jc w:val="center"/>
            </w:pPr>
            <w:r>
              <w:rPr>
                <w:sz w:val="18"/>
                <w:szCs w:val="18"/>
              </w:rPr>
              <w:t>0.556</w:t>
            </w:r>
          </w:p>
        </w:tc>
      </w:tr>
      <w:tr w:rsidR="007C4D1F" w14:paraId="4D28929A"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4B09BC9B" w14:textId="77777777" w:rsidR="007C4D1F" w:rsidRDefault="009606D0">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F9572CE" w14:textId="77777777" w:rsidR="007C4D1F" w:rsidRDefault="009606D0">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33622347" w14:textId="77777777" w:rsidR="007C4D1F" w:rsidRDefault="009606D0">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56F0177C" w14:textId="77777777" w:rsidR="007C4D1F" w:rsidRDefault="009606D0">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53C1CED5" w14:textId="77777777" w:rsidR="007C4D1F" w:rsidRDefault="009606D0">
            <w:pPr>
              <w:spacing w:line="240" w:lineRule="auto"/>
              <w:jc w:val="center"/>
            </w:pPr>
            <w:r>
              <w:rPr>
                <w:sz w:val="18"/>
                <w:szCs w:val="18"/>
              </w:rPr>
              <w:t>0.571</w:t>
            </w:r>
          </w:p>
        </w:tc>
      </w:tr>
      <w:tr w:rsidR="007C4D1F" w14:paraId="2CAD5EF4"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288CF3E4" w14:textId="77777777" w:rsidR="007C4D1F" w:rsidRDefault="009606D0">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4275326B" w14:textId="77777777" w:rsidR="007C4D1F" w:rsidRDefault="009606D0">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251BFC61" w14:textId="77777777" w:rsidR="007C4D1F" w:rsidRDefault="009606D0">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3DADCFFC" w14:textId="77777777" w:rsidR="007C4D1F" w:rsidRDefault="009606D0">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5010B99B" w14:textId="77777777" w:rsidR="007C4D1F" w:rsidRDefault="009606D0">
            <w:pPr>
              <w:spacing w:line="240" w:lineRule="auto"/>
              <w:jc w:val="center"/>
            </w:pPr>
            <w:r>
              <w:rPr>
                <w:sz w:val="18"/>
                <w:szCs w:val="18"/>
              </w:rPr>
              <w:t>0.598</w:t>
            </w:r>
          </w:p>
        </w:tc>
      </w:tr>
      <w:tr w:rsidR="007C4D1F" w14:paraId="058279E8"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122082D9" w14:textId="77777777" w:rsidR="007C4D1F" w:rsidRDefault="009606D0">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044867E6" w14:textId="77777777" w:rsidR="007C4D1F" w:rsidRDefault="009606D0">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8C68458" w14:textId="77777777" w:rsidR="007C4D1F" w:rsidRDefault="009606D0">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2D0211A" w14:textId="77777777" w:rsidR="007C4D1F" w:rsidRDefault="009606D0">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2592A2F6" w14:textId="77777777" w:rsidR="007C4D1F" w:rsidRDefault="009606D0">
            <w:pPr>
              <w:spacing w:line="240" w:lineRule="auto"/>
              <w:jc w:val="center"/>
            </w:pPr>
            <w:r>
              <w:rPr>
                <w:sz w:val="18"/>
                <w:szCs w:val="18"/>
              </w:rPr>
              <w:t>0.607</w:t>
            </w:r>
          </w:p>
        </w:tc>
      </w:tr>
      <w:tr w:rsidR="007C4D1F" w14:paraId="66C0E0AE"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798B7825" w14:textId="77777777" w:rsidR="007C4D1F" w:rsidRDefault="009606D0">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768D0C7D" w14:textId="77777777" w:rsidR="007C4D1F" w:rsidRDefault="009606D0">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1C250ABA" w14:textId="77777777" w:rsidR="007C4D1F" w:rsidRDefault="009606D0">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54194A06" w14:textId="77777777" w:rsidR="007C4D1F" w:rsidRDefault="009606D0">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939BAD1" w14:textId="77777777" w:rsidR="007C4D1F" w:rsidRDefault="009606D0">
            <w:pPr>
              <w:spacing w:line="240" w:lineRule="auto"/>
              <w:jc w:val="center"/>
            </w:pPr>
            <w:r>
              <w:rPr>
                <w:sz w:val="18"/>
                <w:szCs w:val="18"/>
              </w:rPr>
              <w:t>0.680</w:t>
            </w:r>
          </w:p>
        </w:tc>
      </w:tr>
      <w:tr w:rsidR="007C4D1F" w14:paraId="7DFB6C24" w14:textId="77777777">
        <w:trPr>
          <w:jc w:val="center"/>
        </w:trPr>
        <w:tc>
          <w:tcPr>
            <w:tcW w:w="1760" w:type="dxa"/>
            <w:tcBorders>
              <w:top w:val="nil"/>
              <w:left w:val="nil"/>
              <w:bottom w:val="nil"/>
              <w:right w:val="nil"/>
            </w:tcBorders>
            <w:tcMar>
              <w:top w:w="20" w:type="dxa"/>
              <w:left w:w="40" w:type="dxa"/>
              <w:bottom w:w="20" w:type="dxa"/>
              <w:right w:w="40" w:type="dxa"/>
            </w:tcMar>
            <w:vAlign w:val="center"/>
          </w:tcPr>
          <w:p w14:paraId="10785D9D" w14:textId="77777777" w:rsidR="007C4D1F" w:rsidRDefault="009606D0">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4AC00D0" w14:textId="77777777" w:rsidR="007C4D1F" w:rsidRDefault="009606D0">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05A80EEC" w14:textId="77777777" w:rsidR="007C4D1F" w:rsidRDefault="009606D0">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5121D1" w14:textId="77777777" w:rsidR="007C4D1F" w:rsidRDefault="009606D0">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128B1D9B" w14:textId="77777777" w:rsidR="007C4D1F" w:rsidRDefault="009606D0">
            <w:pPr>
              <w:spacing w:line="240" w:lineRule="auto"/>
              <w:jc w:val="center"/>
            </w:pPr>
            <w:r>
              <w:rPr>
                <w:sz w:val="18"/>
                <w:szCs w:val="18"/>
              </w:rPr>
              <w:t>0.711</w:t>
            </w:r>
          </w:p>
        </w:tc>
      </w:tr>
      <w:tr w:rsidR="007C4D1F" w14:paraId="66CF5BF1" w14:textId="77777777">
        <w:trPr>
          <w:jc w:val="center"/>
        </w:trPr>
        <w:tc>
          <w:tcPr>
            <w:tcW w:w="1760" w:type="dxa"/>
            <w:tcBorders>
              <w:top w:val="nil"/>
              <w:left w:val="nil"/>
              <w:bottom w:val="single" w:sz="12" w:space="0" w:color="000000"/>
              <w:right w:val="nil"/>
            </w:tcBorders>
            <w:tcMar>
              <w:top w:w="20" w:type="dxa"/>
              <w:left w:w="40" w:type="dxa"/>
              <w:bottom w:w="20" w:type="dxa"/>
              <w:right w:w="40" w:type="dxa"/>
            </w:tcMar>
            <w:vAlign w:val="center"/>
          </w:tcPr>
          <w:p w14:paraId="3170A10F" w14:textId="77777777" w:rsidR="007C4D1F" w:rsidRDefault="009606D0">
            <w:pPr>
              <w:spacing w:line="240" w:lineRule="auto"/>
              <w:jc w:val="center"/>
            </w:pPr>
            <w:r>
              <w:rPr>
                <w:sz w:val="18"/>
                <w:szCs w:val="18"/>
              </w:rPr>
              <w:lastRenderedPageBreak/>
              <w:t>2025</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48DF7937" w14:textId="77777777" w:rsidR="007C4D1F" w:rsidRDefault="009606D0">
            <w:pPr>
              <w:spacing w:line="240" w:lineRule="auto"/>
              <w:jc w:val="center"/>
            </w:pPr>
            <w:r>
              <w:rPr>
                <w:sz w:val="18"/>
                <w:szCs w:val="18"/>
              </w:rPr>
              <w:t>0.715</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403A18BC" w14:textId="77777777" w:rsidR="007C4D1F" w:rsidRDefault="009606D0">
            <w:pPr>
              <w:spacing w:line="240" w:lineRule="auto"/>
              <w:jc w:val="center"/>
            </w:pPr>
            <w:r>
              <w:rPr>
                <w:sz w:val="18"/>
                <w:szCs w:val="18"/>
              </w:rPr>
              <w:t>0.718</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0FD3B167" w14:textId="77777777" w:rsidR="007C4D1F" w:rsidRDefault="009606D0">
            <w:pPr>
              <w:spacing w:line="240" w:lineRule="auto"/>
              <w:jc w:val="center"/>
            </w:pPr>
            <w:r>
              <w:rPr>
                <w:sz w:val="18"/>
                <w:szCs w:val="18"/>
              </w:rPr>
              <w:t>0.843</w:t>
            </w:r>
          </w:p>
        </w:tc>
        <w:tc>
          <w:tcPr>
            <w:tcW w:w="1760" w:type="dxa"/>
            <w:tcBorders>
              <w:top w:val="nil"/>
              <w:left w:val="nil"/>
              <w:bottom w:val="single" w:sz="12" w:space="0" w:color="000000"/>
              <w:right w:val="nil"/>
            </w:tcBorders>
            <w:tcMar>
              <w:top w:w="20" w:type="dxa"/>
              <w:left w:w="40" w:type="dxa"/>
              <w:bottom w:w="20" w:type="dxa"/>
              <w:right w:w="40" w:type="dxa"/>
            </w:tcMar>
            <w:vAlign w:val="center"/>
          </w:tcPr>
          <w:p w14:paraId="47496C5F" w14:textId="77777777" w:rsidR="007C4D1F" w:rsidRDefault="009606D0">
            <w:pPr>
              <w:spacing w:line="240" w:lineRule="auto"/>
              <w:jc w:val="center"/>
            </w:pPr>
            <w:r>
              <w:rPr>
                <w:sz w:val="18"/>
                <w:szCs w:val="18"/>
              </w:rPr>
              <w:t>0.754</w:t>
            </w:r>
          </w:p>
        </w:tc>
      </w:tr>
    </w:tbl>
    <w:p w14:paraId="3C0707D0" w14:textId="77777777" w:rsidR="007C4D1F" w:rsidRDefault="009606D0">
      <w:pPr>
        <w:spacing w:before="30" w:after="140"/>
      </w:pPr>
      <w:r>
        <w:rPr>
          <w:sz w:val="18"/>
          <w:szCs w:val="18"/>
        </w:rPr>
        <w:t>注：样本期内</w:t>
      </w:r>
      <w:r>
        <w:rPr>
          <w:sz w:val="18"/>
          <w:szCs w:val="18"/>
        </w:rPr>
        <w:t>MPI</w:t>
      </w:r>
      <w:r>
        <w:rPr>
          <w:sz w:val="18"/>
          <w:szCs w:val="18"/>
        </w:rPr>
        <w:t>测算结果均落在</w:t>
      </w:r>
      <w:r>
        <w:rPr>
          <w:sz w:val="18"/>
          <w:szCs w:val="18"/>
        </w:rPr>
        <w:t>0</w:t>
      </w:r>
      <w:r>
        <w:rPr>
          <w:rFonts w:hint="eastAsia"/>
          <w:sz w:val="18"/>
          <w:szCs w:val="18"/>
        </w:rPr>
        <w:t>—</w:t>
      </w:r>
      <w:r>
        <w:rPr>
          <w:sz w:val="18"/>
          <w:szCs w:val="18"/>
        </w:rPr>
        <w:t>1</w:t>
      </w:r>
      <w:r>
        <w:rPr>
          <w:sz w:val="18"/>
          <w:szCs w:val="18"/>
        </w:rPr>
        <w:t>区间，数值越高表示水平与均衡程度的综合表现越好；</w:t>
      </w:r>
      <m:oMath>
        <m:sSub>
          <m:sSubPr>
            <m:ctrlPr>
              <w:rPr>
                <w:rFonts w:ascii="Cambria Math" w:hAnsi="Cambria Math"/>
              </w:rPr>
            </m:ctrlPr>
          </m:sSubPr>
          <m:e>
            <m:r>
              <w:rPr>
                <w:rFonts w:ascii="Cambria Math" w:hAnsi="Cambria Math"/>
              </w:rPr>
              <m:t>D</m:t>
            </m:r>
          </m:e>
          <m:sub>
            <m:r>
              <w:rPr>
                <w:rFonts w:ascii="Cambria Math" w:hAnsi="Cambria Math"/>
              </w:rPr>
              <m:t>MPI</m:t>
            </m:r>
          </m:sub>
        </m:sSub>
        <m:r>
          <w:rPr>
            <w:rFonts w:ascii="Cambria Math" w:hAnsi="Cambria Math"/>
          </w:rPr>
          <m:t>=M-</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m:t>
        </m:r>
      </m:oMath>
      <w:r>
        <w:rPr>
          <w:sz w:val="18"/>
          <w:szCs w:val="18"/>
        </w:rPr>
        <w:t>在理论上并不恒为非负，当失衡极端严重时可能取负值，本文样本期内未出现这一情形。</w:t>
      </w:r>
      <w:r>
        <w:rPr>
          <w:sz w:val="18"/>
          <w:szCs w:val="18"/>
        </w:rPr>
        <w:t>MPI</w:t>
      </w:r>
      <w:r>
        <w:rPr>
          <w:sz w:val="18"/>
          <w:szCs w:val="18"/>
        </w:rPr>
        <w:t>不设固定的十级等级标准，仅作水平高低的定性描述。</w:t>
      </w:r>
    </w:p>
    <w:p w14:paraId="74C3998A" w14:textId="77777777" w:rsidR="007C4D1F" w:rsidRDefault="009606D0">
      <w:pPr>
        <w:ind w:firstLine="420"/>
        <w:jc w:val="both"/>
      </w:pPr>
      <w:r>
        <w:rPr>
          <w:sz w:val="21"/>
          <w:szCs w:val="21"/>
        </w:rPr>
        <w:t>样本期内个别年份存在最低与次低子系统数值接近的情形，因此这里关注的是阶段性相对位置，不对单一年份的细微排序作判断。就整体而言，</w:t>
      </w:r>
      <w:r>
        <w:rPr>
          <w:sz w:val="21"/>
          <w:szCs w:val="21"/>
        </w:rPr>
        <w:t>MPI</w:t>
      </w:r>
      <w:r>
        <w:rPr>
          <w:sz w:val="21"/>
          <w:szCs w:val="21"/>
        </w:rPr>
        <w:t>协调指数由</w:t>
      </w:r>
      <w:r>
        <w:rPr>
          <w:sz w:val="21"/>
          <w:szCs w:val="21"/>
        </w:rPr>
        <w:t>2016</w:t>
      </w:r>
      <w:r>
        <w:rPr>
          <w:sz w:val="21"/>
          <w:szCs w:val="21"/>
        </w:rPr>
        <w:t>年的</w:t>
      </w:r>
      <w:r>
        <w:rPr>
          <w:sz w:val="21"/>
          <w:szCs w:val="21"/>
        </w:rPr>
        <w:t>0.393</w:t>
      </w:r>
      <w:r>
        <w:rPr>
          <w:sz w:val="21"/>
          <w:szCs w:val="21"/>
        </w:rPr>
        <w:t>持续上升至</w:t>
      </w:r>
      <w:r>
        <w:rPr>
          <w:sz w:val="21"/>
          <w:szCs w:val="21"/>
        </w:rPr>
        <w:t>2025</w:t>
      </w:r>
      <w:r>
        <w:rPr>
          <w:sz w:val="21"/>
          <w:szCs w:val="21"/>
        </w:rPr>
        <w:t>年的</w:t>
      </w:r>
      <w:r>
        <w:rPr>
          <w:sz w:val="21"/>
          <w:szCs w:val="21"/>
        </w:rPr>
        <w:t>0.754</w:t>
      </w:r>
      <w:r>
        <w:rPr>
          <w:sz w:val="21"/>
          <w:szCs w:val="21"/>
        </w:rPr>
        <w:t>，样本期内未出现回落年份。</w:t>
      </w:r>
    </w:p>
    <w:p w14:paraId="0EE64151" w14:textId="77777777" w:rsidR="007C4D1F" w:rsidRDefault="009606D0">
      <w:pPr>
        <w:spacing w:before="120" w:after="40"/>
        <w:jc w:val="center"/>
      </w:pPr>
      <w:r>
        <w:rPr>
          <w:noProof/>
        </w:rPr>
        <w:drawing>
          <wp:inline distT="0" distB="0" distL="0" distR="0" wp14:anchorId="60F2817D" wp14:editId="525E8B46">
            <wp:extent cx="4490085" cy="2004060"/>
            <wp:effectExtent l="0" t="0" r="5715" b="1524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12"/>
                    <a:stretch>
                      <a:fillRect/>
                    </a:stretch>
                  </pic:blipFill>
                  <pic:spPr>
                    <a:xfrm>
                      <a:off x="0" y="0"/>
                      <a:ext cx="4490085" cy="2004060"/>
                    </a:xfrm>
                    <a:prstGeom prst="rect">
                      <a:avLst/>
                    </a:prstGeom>
                  </pic:spPr>
                </pic:pic>
              </a:graphicData>
            </a:graphic>
          </wp:inline>
        </w:drawing>
      </w:r>
    </w:p>
    <w:p w14:paraId="32646F68" w14:textId="77777777" w:rsidR="007C4D1F" w:rsidRDefault="009606D0">
      <w:pPr>
        <w:spacing w:after="140"/>
        <w:jc w:val="center"/>
      </w:pPr>
      <w:r>
        <w:rPr>
          <w:rFonts w:eastAsia="黑体"/>
          <w:b/>
          <w:bCs/>
          <w:sz w:val="21"/>
          <w:szCs w:val="21"/>
        </w:rPr>
        <w:t>图</w:t>
      </w:r>
      <w:r>
        <w:rPr>
          <w:rFonts w:eastAsia="黑体"/>
          <w:b/>
          <w:bCs/>
          <w:sz w:val="21"/>
          <w:szCs w:val="21"/>
        </w:rPr>
        <w:t>3</w:t>
      </w:r>
      <w:r>
        <w:rPr>
          <w:rFonts w:eastAsia="黑体"/>
          <w:b/>
          <w:bCs/>
          <w:sz w:val="21"/>
          <w:szCs w:val="21"/>
        </w:rPr>
        <w:t xml:space="preserve">　</w:t>
      </w:r>
      <w:r>
        <w:rPr>
          <w:rFonts w:eastAsia="黑体"/>
          <w:b/>
          <w:bCs/>
          <w:sz w:val="21"/>
          <w:szCs w:val="21"/>
        </w:rPr>
        <w:t>2016</w:t>
      </w:r>
      <w:r>
        <w:rPr>
          <w:rFonts w:eastAsia="黑体" w:hint="eastAsia"/>
          <w:b/>
          <w:bCs/>
          <w:sz w:val="21"/>
          <w:szCs w:val="21"/>
        </w:rPr>
        <w:t>—</w:t>
      </w:r>
      <w:r>
        <w:rPr>
          <w:rFonts w:eastAsia="黑体"/>
          <w:b/>
          <w:bCs/>
          <w:sz w:val="21"/>
          <w:szCs w:val="21"/>
        </w:rPr>
        <w:t>2025</w:t>
      </w:r>
      <w:r>
        <w:rPr>
          <w:rFonts w:eastAsia="黑体"/>
          <w:b/>
          <w:bCs/>
          <w:sz w:val="21"/>
          <w:szCs w:val="21"/>
        </w:rPr>
        <w:t>年西藏安全、发展、生态三子系统综合指数演进</w:t>
      </w:r>
    </w:p>
    <w:p w14:paraId="5212BE59" w14:textId="77777777" w:rsidR="007C4D1F" w:rsidRDefault="009606D0">
      <w:pPr>
        <w:spacing w:after="140"/>
        <w:jc w:val="both"/>
      </w:pPr>
      <w:r>
        <w:rPr>
          <w:sz w:val="18"/>
          <w:szCs w:val="18"/>
        </w:rPr>
        <w:t>注：数据来源于表</w:t>
      </w:r>
      <w:r>
        <w:rPr>
          <w:sz w:val="18"/>
          <w:szCs w:val="18"/>
        </w:rPr>
        <w:t>3</w:t>
      </w:r>
      <w:r>
        <w:rPr>
          <w:sz w:val="18"/>
          <w:szCs w:val="18"/>
        </w:rPr>
        <w:t>。</w:t>
      </w:r>
    </w:p>
    <w:p w14:paraId="341D46CE" w14:textId="77777777" w:rsidR="007C4D1F" w:rsidRDefault="009606D0">
      <w:pPr>
        <w:spacing w:before="160" w:after="80"/>
      </w:pPr>
      <w:r>
        <w:rPr>
          <w:rFonts w:eastAsia="黑体"/>
          <w:b/>
          <w:bCs/>
          <w:sz w:val="21"/>
          <w:szCs w:val="21"/>
        </w:rPr>
        <w:t>（二）</w:t>
      </w:r>
      <w:r>
        <w:rPr>
          <w:rFonts w:eastAsia="黑体"/>
          <w:b/>
          <w:bCs/>
          <w:sz w:val="21"/>
          <w:szCs w:val="21"/>
        </w:rPr>
        <w:t>MPI</w:t>
      </w:r>
      <w:r>
        <w:rPr>
          <w:rFonts w:eastAsia="黑体"/>
          <w:b/>
          <w:bCs/>
          <w:sz w:val="21"/>
          <w:szCs w:val="21"/>
        </w:rPr>
        <w:t>协调指数的变动特征</w:t>
      </w:r>
    </w:p>
    <w:p w14:paraId="62322AF2" w14:textId="77777777" w:rsidR="007C4D1F" w:rsidRDefault="009606D0">
      <w:pPr>
        <w:ind w:firstLine="420"/>
        <w:jc w:val="both"/>
      </w:pPr>
      <w:r>
        <w:rPr>
          <w:sz w:val="21"/>
          <w:szCs w:val="21"/>
        </w:rPr>
        <w:t>MPI</w:t>
      </w:r>
      <w:r>
        <w:rPr>
          <w:sz w:val="21"/>
          <w:szCs w:val="21"/>
        </w:rPr>
        <w:t>协调指数的改善节奏与子系统的阶段性转换相互对应（见表</w:t>
      </w:r>
      <w:r>
        <w:rPr>
          <w:sz w:val="21"/>
          <w:szCs w:val="21"/>
        </w:rPr>
        <w:t>3</w:t>
      </w:r>
      <w:r>
        <w:rPr>
          <w:sz w:val="21"/>
          <w:szCs w:val="21"/>
        </w:rPr>
        <w:t>）。</w:t>
      </w:r>
      <w:r>
        <w:rPr>
          <w:sz w:val="21"/>
          <w:szCs w:val="21"/>
        </w:rPr>
        <w:t>2016</w:t>
      </w:r>
      <w:r>
        <w:rPr>
          <w:rFonts w:hint="eastAsia"/>
          <w:sz w:val="21"/>
          <w:szCs w:val="21"/>
        </w:rPr>
        <w:t>—</w:t>
      </w:r>
      <w:r>
        <w:rPr>
          <w:sz w:val="21"/>
          <w:szCs w:val="21"/>
        </w:rPr>
        <w:t>2019</w:t>
      </w:r>
      <w:r>
        <w:rPr>
          <w:sz w:val="21"/>
          <w:szCs w:val="21"/>
        </w:rPr>
        <w:t>年年均增幅约</w:t>
      </w:r>
      <w:r>
        <w:rPr>
          <w:sz w:val="21"/>
          <w:szCs w:val="21"/>
        </w:rPr>
        <w:t>0.054</w:t>
      </w:r>
      <w:r>
        <w:rPr>
          <w:sz w:val="21"/>
          <w:szCs w:val="21"/>
        </w:rPr>
        <w:t>，为样本期最快，驱动力主要来自生态子系统的追赶；</w:t>
      </w:r>
      <w:r>
        <w:rPr>
          <w:sz w:val="21"/>
          <w:szCs w:val="21"/>
        </w:rPr>
        <w:t>2020</w:t>
      </w:r>
      <w:r>
        <w:rPr>
          <w:rFonts w:hint="eastAsia"/>
          <w:sz w:val="21"/>
          <w:szCs w:val="21"/>
        </w:rPr>
        <w:t>—</w:t>
      </w:r>
      <w:r>
        <w:rPr>
          <w:sz w:val="21"/>
          <w:szCs w:val="21"/>
        </w:rPr>
        <w:t>2022</w:t>
      </w:r>
      <w:r>
        <w:rPr>
          <w:sz w:val="21"/>
          <w:szCs w:val="21"/>
        </w:rPr>
        <w:t>年降至约</w:t>
      </w:r>
      <w:r>
        <w:rPr>
          <w:sz w:val="21"/>
          <w:szCs w:val="21"/>
        </w:rPr>
        <w:t>0.017</w:t>
      </w:r>
      <w:r>
        <w:rPr>
          <w:sz w:val="21"/>
          <w:szCs w:val="21"/>
        </w:rPr>
        <w:t>，发展子系统的相对滞后构成主要制约；</w:t>
      </w:r>
      <w:r>
        <w:rPr>
          <w:sz w:val="21"/>
          <w:szCs w:val="21"/>
        </w:rPr>
        <w:t>2023</w:t>
      </w:r>
      <w:r>
        <w:rPr>
          <w:rFonts w:hint="eastAsia"/>
          <w:sz w:val="21"/>
          <w:szCs w:val="21"/>
        </w:rPr>
        <w:t>—</w:t>
      </w:r>
      <w:r>
        <w:rPr>
          <w:sz w:val="21"/>
          <w:szCs w:val="21"/>
        </w:rPr>
        <w:t>2025</w:t>
      </w:r>
      <w:r>
        <w:rPr>
          <w:sz w:val="21"/>
          <w:szCs w:val="21"/>
        </w:rPr>
        <w:t>年回升至约</w:t>
      </w:r>
      <w:r>
        <w:rPr>
          <w:sz w:val="21"/>
          <w:szCs w:val="21"/>
        </w:rPr>
        <w:t>0.049</w:t>
      </w:r>
      <w:r>
        <w:rPr>
          <w:sz w:val="21"/>
          <w:szCs w:val="21"/>
        </w:rPr>
        <w:t>，三子系统同步改善，彼此差距总体收窄。其中</w:t>
      </w:r>
      <w:r>
        <w:rPr>
          <w:sz w:val="21"/>
          <w:szCs w:val="21"/>
        </w:rPr>
        <w:t>2023</w:t>
      </w:r>
      <w:r>
        <w:rPr>
          <w:sz w:val="21"/>
          <w:szCs w:val="21"/>
        </w:rPr>
        <w:t>年单年增幅</w:t>
      </w:r>
      <w:r>
        <w:rPr>
          <w:sz w:val="21"/>
          <w:szCs w:val="21"/>
        </w:rPr>
        <w:t>0.073</w:t>
      </w:r>
      <w:r>
        <w:rPr>
          <w:sz w:val="21"/>
          <w:szCs w:val="21"/>
        </w:rPr>
        <w:t>为样本期最大，与旅游、清洁能源、外向度以及财力和民生保障等多项指标的同步改善有关，文旅与外向度的回升则带有明显的疫后恢复性质。</w:t>
      </w:r>
    </w:p>
    <w:p w14:paraId="39A66526" w14:textId="77777777" w:rsidR="007C4D1F" w:rsidRDefault="009606D0">
      <w:pPr>
        <w:spacing w:before="160" w:after="80"/>
      </w:pPr>
      <w:r>
        <w:rPr>
          <w:rFonts w:eastAsia="黑体"/>
          <w:b/>
          <w:bCs/>
          <w:sz w:val="21"/>
          <w:szCs w:val="21"/>
        </w:rPr>
        <w:t>（三）结构性贡献缺口与短板识别</w:t>
      </w:r>
    </w:p>
    <w:p w14:paraId="3F833779" w14:textId="77777777" w:rsidR="007C4D1F" w:rsidRDefault="009606D0">
      <w:pPr>
        <w:ind w:firstLine="420"/>
        <w:jc w:val="both"/>
      </w:pPr>
      <w:r>
        <w:rPr>
          <w:sz w:val="21"/>
          <w:szCs w:val="21"/>
        </w:rPr>
        <w:t>以</w:t>
      </w:r>
      <w:r>
        <w:rPr>
          <w:sz w:val="21"/>
          <w:szCs w:val="21"/>
        </w:rPr>
        <w:t>CRITIC</w:t>
      </w:r>
      <w:r>
        <w:rPr>
          <w:rFonts w:hint="eastAsia"/>
          <w:sz w:val="21"/>
          <w:szCs w:val="21"/>
        </w:rPr>
        <w:t>—</w:t>
      </w:r>
      <w:r>
        <w:rPr>
          <w:sz w:val="21"/>
          <w:szCs w:val="21"/>
        </w:rPr>
        <w:t>熵值组合权重计算的结构性贡献缺口见表</w:t>
      </w:r>
      <w:r>
        <w:rPr>
          <w:sz w:val="21"/>
          <w:szCs w:val="21"/>
        </w:rPr>
        <w:t>4</w:t>
      </w:r>
      <w:r>
        <w:rPr>
          <w:sz w:val="21"/>
          <w:szCs w:val="21"/>
        </w:rPr>
        <w:t>。表</w:t>
      </w:r>
      <w:r>
        <w:rPr>
          <w:sz w:val="21"/>
          <w:szCs w:val="21"/>
        </w:rPr>
        <w:t>4</w:t>
      </w:r>
      <w:r>
        <w:rPr>
          <w:sz w:val="21"/>
          <w:szCs w:val="21"/>
        </w:rPr>
        <w:t>显示，样本期内对总体标准化缺口贡献最大的指标，集中于外向度（</w:t>
      </w:r>
      <w:r>
        <w:rPr>
          <w:sz w:val="21"/>
          <w:szCs w:val="21"/>
        </w:rPr>
        <w:t>D3</w:t>
      </w:r>
      <w:r>
        <w:rPr>
          <w:sz w:val="21"/>
          <w:szCs w:val="21"/>
        </w:rPr>
        <w:t>，</w:t>
      </w:r>
      <w:r>
        <w:rPr>
          <w:sz w:val="21"/>
          <w:szCs w:val="21"/>
        </w:rPr>
        <w:t>31.1%</w:t>
      </w:r>
      <w:r>
        <w:rPr>
          <w:sz w:val="21"/>
          <w:szCs w:val="21"/>
        </w:rPr>
        <w:t>）和生态类指标。其中，森林覆盖率（</w:t>
      </w:r>
      <w:r>
        <w:rPr>
          <w:sz w:val="21"/>
          <w:szCs w:val="21"/>
        </w:rPr>
        <w:t>E2</w:t>
      </w:r>
      <w:r>
        <w:rPr>
          <w:sz w:val="21"/>
          <w:szCs w:val="21"/>
        </w:rPr>
        <w:t>）为</w:t>
      </w:r>
      <w:r>
        <w:rPr>
          <w:sz w:val="21"/>
          <w:szCs w:val="21"/>
        </w:rPr>
        <w:t>25.6%</w:t>
      </w:r>
      <w:r>
        <w:rPr>
          <w:sz w:val="21"/>
          <w:szCs w:val="21"/>
        </w:rPr>
        <w:t>，草原综合植被盖度（</w:t>
      </w:r>
      <w:r>
        <w:rPr>
          <w:sz w:val="21"/>
          <w:szCs w:val="21"/>
        </w:rPr>
        <w:t>E4</w:t>
      </w:r>
      <w:r>
        <w:rPr>
          <w:sz w:val="21"/>
          <w:szCs w:val="21"/>
        </w:rPr>
        <w:t>）为</w:t>
      </w:r>
      <w:r>
        <w:rPr>
          <w:sz w:val="21"/>
          <w:szCs w:val="21"/>
        </w:rPr>
        <w:t>15.8%</w:t>
      </w:r>
      <w:r>
        <w:rPr>
          <w:sz w:val="21"/>
          <w:szCs w:val="21"/>
        </w:rPr>
        <w:t>，单位</w:t>
      </w:r>
      <w:r>
        <w:rPr>
          <w:sz w:val="21"/>
          <w:szCs w:val="21"/>
        </w:rPr>
        <w:t>GDP</w:t>
      </w:r>
      <w:r>
        <w:rPr>
          <w:sz w:val="21"/>
          <w:szCs w:val="21"/>
        </w:rPr>
        <w:t>能耗指数（</w:t>
      </w:r>
      <w:r>
        <w:rPr>
          <w:sz w:val="21"/>
          <w:szCs w:val="21"/>
        </w:rPr>
        <w:t>E1</w:t>
      </w:r>
      <w:r>
        <w:rPr>
          <w:sz w:val="21"/>
          <w:szCs w:val="21"/>
        </w:rPr>
        <w:t>）为</w:t>
      </w:r>
      <w:r>
        <w:rPr>
          <w:sz w:val="21"/>
          <w:szCs w:val="21"/>
        </w:rPr>
        <w:t>11.5%</w:t>
      </w:r>
      <w:r>
        <w:rPr>
          <w:sz w:val="21"/>
          <w:szCs w:val="21"/>
        </w:rPr>
        <w:t>，四项合计贡献约</w:t>
      </w:r>
      <w:r>
        <w:rPr>
          <w:sz w:val="21"/>
          <w:szCs w:val="21"/>
        </w:rPr>
        <w:t>84%</w:t>
      </w:r>
      <w:r>
        <w:rPr>
          <w:sz w:val="21"/>
          <w:szCs w:val="21"/>
        </w:rPr>
        <w:t>；安全类指标的贡献则普遍很低。</w:t>
      </w:r>
    </w:p>
    <w:p w14:paraId="27F4008A" w14:textId="77777777" w:rsidR="007C4D1F" w:rsidRDefault="009606D0">
      <w:pPr>
        <w:spacing w:before="140" w:after="40"/>
        <w:jc w:val="center"/>
      </w:pPr>
      <w:r>
        <w:rPr>
          <w:rFonts w:eastAsia="黑体"/>
          <w:b/>
          <w:bCs/>
          <w:sz w:val="21"/>
          <w:szCs w:val="21"/>
        </w:rPr>
        <w:t>表</w:t>
      </w:r>
      <w:r>
        <w:rPr>
          <w:rFonts w:eastAsia="黑体"/>
          <w:b/>
          <w:bCs/>
          <w:sz w:val="21"/>
          <w:szCs w:val="21"/>
        </w:rPr>
        <w:t>4</w:t>
      </w:r>
      <w:r>
        <w:rPr>
          <w:rFonts w:eastAsia="黑体"/>
          <w:b/>
          <w:bCs/>
          <w:sz w:val="21"/>
          <w:szCs w:val="21"/>
        </w:rPr>
        <w:t xml:space="preserve">　结构性贡献缺口分解结果（逐年计算后取样本期均值，前六位）</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00"/>
        <w:gridCol w:w="4400"/>
      </w:tblGrid>
      <w:tr w:rsidR="007C4D1F" w14:paraId="5DA527F1" w14:textId="77777777">
        <w:trPr>
          <w:tblHeader/>
          <w:jc w:val="center"/>
        </w:trPr>
        <w:tc>
          <w:tcPr>
            <w:tcW w:w="44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56C570F8" w14:textId="77777777" w:rsidR="007C4D1F" w:rsidRDefault="009606D0">
            <w:pPr>
              <w:spacing w:line="240" w:lineRule="auto"/>
              <w:jc w:val="center"/>
            </w:pPr>
            <w:r>
              <w:rPr>
                <w:b/>
                <w:bCs/>
                <w:sz w:val="18"/>
                <w:szCs w:val="18"/>
              </w:rPr>
              <w:t>指标</w:t>
            </w:r>
          </w:p>
        </w:tc>
        <w:tc>
          <w:tcPr>
            <w:tcW w:w="44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F8BB4D4" w14:textId="77777777" w:rsidR="007C4D1F" w:rsidRDefault="009606D0">
            <w:pPr>
              <w:spacing w:line="240" w:lineRule="auto"/>
              <w:jc w:val="center"/>
            </w:pPr>
            <w:r>
              <w:rPr>
                <w:b/>
                <w:bCs/>
                <w:sz w:val="18"/>
                <w:szCs w:val="18"/>
              </w:rPr>
              <w:t>结构性贡献缺口</w:t>
            </w:r>
          </w:p>
        </w:tc>
      </w:tr>
      <w:tr w:rsidR="007C4D1F" w14:paraId="703E4A07"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23FA3D5E" w14:textId="77777777" w:rsidR="007C4D1F" w:rsidRDefault="009606D0">
            <w:pPr>
              <w:spacing w:line="240" w:lineRule="auto"/>
              <w:jc w:val="center"/>
            </w:pPr>
            <w:r>
              <w:rPr>
                <w:sz w:val="18"/>
                <w:szCs w:val="18"/>
              </w:rPr>
              <w:t xml:space="preserve">D3 </w:t>
            </w:r>
            <w:r>
              <w:rPr>
                <w:sz w:val="18"/>
                <w:szCs w:val="18"/>
              </w:rPr>
              <w:t>外向度（进出口</w:t>
            </w:r>
            <w:r>
              <w:rPr>
                <w:sz w:val="18"/>
                <w:szCs w:val="18"/>
              </w:rPr>
              <w:t>/GDP</w:t>
            </w:r>
            <w:r>
              <w:rPr>
                <w:sz w:val="18"/>
                <w:szCs w:val="18"/>
              </w:rPr>
              <w:t>）</w:t>
            </w:r>
          </w:p>
        </w:tc>
        <w:tc>
          <w:tcPr>
            <w:tcW w:w="4400" w:type="dxa"/>
            <w:tcBorders>
              <w:top w:val="nil"/>
              <w:left w:val="nil"/>
              <w:bottom w:val="nil"/>
              <w:right w:val="nil"/>
            </w:tcBorders>
            <w:tcMar>
              <w:top w:w="20" w:type="dxa"/>
              <w:left w:w="40" w:type="dxa"/>
              <w:bottom w:w="20" w:type="dxa"/>
              <w:right w:w="40" w:type="dxa"/>
            </w:tcMar>
            <w:vAlign w:val="center"/>
          </w:tcPr>
          <w:p w14:paraId="5210F971" w14:textId="77777777" w:rsidR="007C4D1F" w:rsidRDefault="009606D0">
            <w:pPr>
              <w:spacing w:line="240" w:lineRule="auto"/>
              <w:jc w:val="center"/>
            </w:pPr>
            <w:r>
              <w:rPr>
                <w:sz w:val="18"/>
                <w:szCs w:val="18"/>
              </w:rPr>
              <w:t>31.09%</w:t>
            </w:r>
          </w:p>
        </w:tc>
      </w:tr>
      <w:tr w:rsidR="007C4D1F" w14:paraId="70F551E6"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20AAD08D" w14:textId="77777777" w:rsidR="007C4D1F" w:rsidRDefault="009606D0">
            <w:pPr>
              <w:spacing w:line="240" w:lineRule="auto"/>
              <w:jc w:val="center"/>
            </w:pPr>
            <w:r>
              <w:rPr>
                <w:sz w:val="18"/>
                <w:szCs w:val="18"/>
              </w:rPr>
              <w:t xml:space="preserve">E2 </w:t>
            </w:r>
            <w:r>
              <w:rPr>
                <w:sz w:val="18"/>
                <w:szCs w:val="18"/>
              </w:rPr>
              <w:t>森林覆盖率</w:t>
            </w:r>
          </w:p>
        </w:tc>
        <w:tc>
          <w:tcPr>
            <w:tcW w:w="4400" w:type="dxa"/>
            <w:tcBorders>
              <w:top w:val="nil"/>
              <w:left w:val="nil"/>
              <w:bottom w:val="nil"/>
              <w:right w:val="nil"/>
            </w:tcBorders>
            <w:tcMar>
              <w:top w:w="20" w:type="dxa"/>
              <w:left w:w="40" w:type="dxa"/>
              <w:bottom w:w="20" w:type="dxa"/>
              <w:right w:w="40" w:type="dxa"/>
            </w:tcMar>
            <w:vAlign w:val="center"/>
          </w:tcPr>
          <w:p w14:paraId="540F7B2D" w14:textId="77777777" w:rsidR="007C4D1F" w:rsidRDefault="009606D0">
            <w:pPr>
              <w:spacing w:line="240" w:lineRule="auto"/>
              <w:jc w:val="center"/>
            </w:pPr>
            <w:r>
              <w:rPr>
                <w:sz w:val="18"/>
                <w:szCs w:val="18"/>
              </w:rPr>
              <w:t>25.56%</w:t>
            </w:r>
          </w:p>
        </w:tc>
      </w:tr>
      <w:tr w:rsidR="007C4D1F" w14:paraId="6EC8CC67"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0E53DB9E" w14:textId="77777777" w:rsidR="007C4D1F" w:rsidRDefault="009606D0">
            <w:pPr>
              <w:spacing w:line="240" w:lineRule="auto"/>
              <w:jc w:val="center"/>
            </w:pPr>
            <w:r>
              <w:rPr>
                <w:sz w:val="18"/>
                <w:szCs w:val="18"/>
              </w:rPr>
              <w:t xml:space="preserve">E4 </w:t>
            </w:r>
            <w:r>
              <w:rPr>
                <w:sz w:val="18"/>
                <w:szCs w:val="18"/>
              </w:rPr>
              <w:t>草原综合植被盖度</w:t>
            </w:r>
          </w:p>
        </w:tc>
        <w:tc>
          <w:tcPr>
            <w:tcW w:w="4400" w:type="dxa"/>
            <w:tcBorders>
              <w:top w:val="nil"/>
              <w:left w:val="nil"/>
              <w:bottom w:val="nil"/>
              <w:right w:val="nil"/>
            </w:tcBorders>
            <w:tcMar>
              <w:top w:w="20" w:type="dxa"/>
              <w:left w:w="40" w:type="dxa"/>
              <w:bottom w:w="20" w:type="dxa"/>
              <w:right w:w="40" w:type="dxa"/>
            </w:tcMar>
            <w:vAlign w:val="center"/>
          </w:tcPr>
          <w:p w14:paraId="421D0800" w14:textId="77777777" w:rsidR="007C4D1F" w:rsidRDefault="009606D0">
            <w:pPr>
              <w:spacing w:line="240" w:lineRule="auto"/>
              <w:jc w:val="center"/>
            </w:pPr>
            <w:r>
              <w:rPr>
                <w:sz w:val="18"/>
                <w:szCs w:val="18"/>
              </w:rPr>
              <w:t>15.82%</w:t>
            </w:r>
          </w:p>
        </w:tc>
      </w:tr>
      <w:tr w:rsidR="007C4D1F" w14:paraId="00C90944"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2856748B" w14:textId="77777777" w:rsidR="007C4D1F" w:rsidRDefault="009606D0">
            <w:pPr>
              <w:spacing w:line="240" w:lineRule="auto"/>
              <w:jc w:val="center"/>
            </w:pPr>
            <w:r>
              <w:rPr>
                <w:sz w:val="18"/>
                <w:szCs w:val="18"/>
              </w:rPr>
              <w:t xml:space="preserve">E1 </w:t>
            </w:r>
            <w:r>
              <w:rPr>
                <w:sz w:val="18"/>
                <w:szCs w:val="18"/>
              </w:rPr>
              <w:t>单位</w:t>
            </w:r>
            <w:r>
              <w:rPr>
                <w:sz w:val="18"/>
                <w:szCs w:val="18"/>
              </w:rPr>
              <w:t>GDP</w:t>
            </w:r>
            <w:r>
              <w:rPr>
                <w:sz w:val="18"/>
                <w:szCs w:val="18"/>
              </w:rPr>
              <w:t>能耗指数</w:t>
            </w:r>
          </w:p>
        </w:tc>
        <w:tc>
          <w:tcPr>
            <w:tcW w:w="4400" w:type="dxa"/>
            <w:tcBorders>
              <w:top w:val="nil"/>
              <w:left w:val="nil"/>
              <w:bottom w:val="nil"/>
              <w:right w:val="nil"/>
            </w:tcBorders>
            <w:tcMar>
              <w:top w:w="20" w:type="dxa"/>
              <w:left w:w="40" w:type="dxa"/>
              <w:bottom w:w="20" w:type="dxa"/>
              <w:right w:w="40" w:type="dxa"/>
            </w:tcMar>
            <w:vAlign w:val="center"/>
          </w:tcPr>
          <w:p w14:paraId="17C1CC58" w14:textId="77777777" w:rsidR="007C4D1F" w:rsidRDefault="009606D0">
            <w:pPr>
              <w:spacing w:line="240" w:lineRule="auto"/>
              <w:jc w:val="center"/>
            </w:pPr>
            <w:r>
              <w:rPr>
                <w:sz w:val="18"/>
                <w:szCs w:val="18"/>
              </w:rPr>
              <w:t>11.45%</w:t>
            </w:r>
          </w:p>
        </w:tc>
      </w:tr>
      <w:tr w:rsidR="007C4D1F" w14:paraId="74AE5EDA" w14:textId="77777777">
        <w:trPr>
          <w:jc w:val="center"/>
        </w:trPr>
        <w:tc>
          <w:tcPr>
            <w:tcW w:w="4400" w:type="dxa"/>
            <w:tcBorders>
              <w:top w:val="nil"/>
              <w:left w:val="nil"/>
              <w:bottom w:val="nil"/>
              <w:right w:val="nil"/>
            </w:tcBorders>
            <w:tcMar>
              <w:top w:w="20" w:type="dxa"/>
              <w:left w:w="40" w:type="dxa"/>
              <w:bottom w:w="20" w:type="dxa"/>
              <w:right w:w="40" w:type="dxa"/>
            </w:tcMar>
            <w:vAlign w:val="center"/>
          </w:tcPr>
          <w:p w14:paraId="3B751925" w14:textId="77777777" w:rsidR="007C4D1F" w:rsidRDefault="009606D0">
            <w:pPr>
              <w:spacing w:line="240" w:lineRule="auto"/>
              <w:jc w:val="center"/>
            </w:pPr>
            <w:r>
              <w:rPr>
                <w:sz w:val="18"/>
                <w:szCs w:val="18"/>
              </w:rPr>
              <w:t xml:space="preserve">D5 </w:t>
            </w:r>
            <w:r>
              <w:rPr>
                <w:sz w:val="18"/>
                <w:szCs w:val="18"/>
              </w:rPr>
              <w:t>发电量</w:t>
            </w:r>
          </w:p>
        </w:tc>
        <w:tc>
          <w:tcPr>
            <w:tcW w:w="4400" w:type="dxa"/>
            <w:tcBorders>
              <w:top w:val="nil"/>
              <w:left w:val="nil"/>
              <w:bottom w:val="nil"/>
              <w:right w:val="nil"/>
            </w:tcBorders>
            <w:tcMar>
              <w:top w:w="20" w:type="dxa"/>
              <w:left w:w="40" w:type="dxa"/>
              <w:bottom w:w="20" w:type="dxa"/>
              <w:right w:w="40" w:type="dxa"/>
            </w:tcMar>
            <w:vAlign w:val="center"/>
          </w:tcPr>
          <w:p w14:paraId="16527710" w14:textId="77777777" w:rsidR="007C4D1F" w:rsidRDefault="009606D0">
            <w:pPr>
              <w:spacing w:line="240" w:lineRule="auto"/>
              <w:jc w:val="center"/>
            </w:pPr>
            <w:r>
              <w:rPr>
                <w:sz w:val="18"/>
                <w:szCs w:val="18"/>
              </w:rPr>
              <w:t>9.22%</w:t>
            </w:r>
          </w:p>
        </w:tc>
      </w:tr>
      <w:tr w:rsidR="007C4D1F" w14:paraId="1177BD82" w14:textId="77777777">
        <w:trPr>
          <w:jc w:val="center"/>
        </w:trPr>
        <w:tc>
          <w:tcPr>
            <w:tcW w:w="4400" w:type="dxa"/>
            <w:tcBorders>
              <w:top w:val="nil"/>
              <w:left w:val="nil"/>
              <w:bottom w:val="single" w:sz="12" w:space="0" w:color="000000"/>
              <w:right w:val="nil"/>
            </w:tcBorders>
            <w:tcMar>
              <w:top w:w="20" w:type="dxa"/>
              <w:left w:w="40" w:type="dxa"/>
              <w:bottom w:w="20" w:type="dxa"/>
              <w:right w:w="40" w:type="dxa"/>
            </w:tcMar>
            <w:vAlign w:val="center"/>
          </w:tcPr>
          <w:p w14:paraId="6079BA51" w14:textId="77777777" w:rsidR="007C4D1F" w:rsidRDefault="009606D0">
            <w:pPr>
              <w:spacing w:line="240" w:lineRule="auto"/>
              <w:jc w:val="center"/>
            </w:pPr>
            <w:r>
              <w:rPr>
                <w:sz w:val="18"/>
                <w:szCs w:val="18"/>
              </w:rPr>
              <w:t xml:space="preserve">D4 </w:t>
            </w:r>
            <w:r>
              <w:rPr>
                <w:sz w:val="18"/>
                <w:szCs w:val="18"/>
              </w:rPr>
              <w:t>人均接待游客</w:t>
            </w:r>
          </w:p>
        </w:tc>
        <w:tc>
          <w:tcPr>
            <w:tcW w:w="4400" w:type="dxa"/>
            <w:tcBorders>
              <w:top w:val="nil"/>
              <w:left w:val="nil"/>
              <w:bottom w:val="single" w:sz="12" w:space="0" w:color="000000"/>
              <w:right w:val="nil"/>
            </w:tcBorders>
            <w:tcMar>
              <w:top w:w="20" w:type="dxa"/>
              <w:left w:w="40" w:type="dxa"/>
              <w:bottom w:w="20" w:type="dxa"/>
              <w:right w:w="40" w:type="dxa"/>
            </w:tcMar>
            <w:vAlign w:val="center"/>
          </w:tcPr>
          <w:p w14:paraId="38EDAFA2" w14:textId="77777777" w:rsidR="007C4D1F" w:rsidRDefault="009606D0">
            <w:pPr>
              <w:spacing w:line="240" w:lineRule="auto"/>
              <w:jc w:val="center"/>
            </w:pPr>
            <w:r>
              <w:rPr>
                <w:sz w:val="18"/>
                <w:szCs w:val="18"/>
              </w:rPr>
              <w:t>5.13%</w:t>
            </w:r>
          </w:p>
        </w:tc>
      </w:tr>
    </w:tbl>
    <w:p w14:paraId="39ADEE08" w14:textId="77777777" w:rsidR="007C4D1F" w:rsidRDefault="009606D0">
      <w:pPr>
        <w:spacing w:before="30" w:after="140"/>
      </w:pPr>
      <w:r>
        <w:rPr>
          <w:sz w:val="18"/>
          <w:szCs w:val="18"/>
        </w:rPr>
        <w:t>注：结构性贡献缺口为各指标的</w:t>
      </w:r>
      <w:r>
        <w:rPr>
          <w:sz w:val="18"/>
          <w:szCs w:val="18"/>
        </w:rPr>
        <w:t>CRITIC</w:t>
      </w:r>
      <w:r>
        <w:rPr>
          <w:rFonts w:hint="eastAsia"/>
          <w:sz w:val="18"/>
          <w:szCs w:val="18"/>
        </w:rPr>
        <w:t>—</w:t>
      </w:r>
      <w:r>
        <w:rPr>
          <w:sz w:val="18"/>
          <w:szCs w:val="18"/>
        </w:rPr>
        <w:t>熵值组合权重与其偏离度之积，占当年全部</w:t>
      </w:r>
      <w:r>
        <w:rPr>
          <w:sz w:val="18"/>
          <w:szCs w:val="18"/>
        </w:rPr>
        <w:t>13</w:t>
      </w:r>
      <w:r>
        <w:rPr>
          <w:sz w:val="18"/>
          <w:szCs w:val="18"/>
        </w:rPr>
        <w:t>项指标该乘积之和的比重，逐年计算后取样本期均值；该权重仅用于指标层面诊断，不参与子系统合成。</w:t>
      </w:r>
    </w:p>
    <w:p w14:paraId="60917F86" w14:textId="77777777" w:rsidR="007C4D1F" w:rsidRDefault="009606D0">
      <w:pPr>
        <w:ind w:firstLine="420"/>
        <w:jc w:val="both"/>
        <w:rPr>
          <w:sz w:val="21"/>
          <w:szCs w:val="21"/>
        </w:rPr>
      </w:pPr>
      <w:r>
        <w:rPr>
          <w:sz w:val="21"/>
          <w:szCs w:val="21"/>
        </w:rPr>
        <w:t>结构性贡献缺口与子系统水平比较回答的是不同问题：前者以组合权重加权，反映哪些指标的缺口对样本期总体差异贡献最大；后者以等权计算，反映哪个子系统当年水平最低。安全类指</w:t>
      </w:r>
      <w:r>
        <w:rPr>
          <w:sz w:val="21"/>
          <w:szCs w:val="21"/>
        </w:rPr>
        <w:lastRenderedPageBreak/>
        <w:t>标年际波动小，客观赋权低估了其权重，但结构性缺口依然存在。因此短板识别以等权的子系统水平比较为主，结构性贡献缺口作为辅助。</w:t>
      </w:r>
    </w:p>
    <w:p w14:paraId="48D6109F" w14:textId="77777777" w:rsidR="007C4D1F" w:rsidRDefault="009606D0">
      <w:pPr>
        <w:ind w:firstLine="420"/>
        <w:jc w:val="both"/>
      </w:pPr>
      <w:r>
        <w:rPr>
          <w:sz w:val="21"/>
          <w:szCs w:val="21"/>
        </w:rPr>
        <w:t>清洁能源的转化状况同样值得注意。西藏清洁能源发电量占比已超过</w:t>
      </w:r>
      <w:r>
        <w:rPr>
          <w:sz w:val="21"/>
          <w:szCs w:val="21"/>
        </w:rPr>
        <w:t>99%</w:t>
      </w:r>
      <w:r>
        <w:rPr>
          <w:sz w:val="21"/>
          <w:szCs w:val="21"/>
        </w:rPr>
        <w:t>，但自</w:t>
      </w:r>
      <w:r>
        <w:rPr>
          <w:sz w:val="21"/>
          <w:szCs w:val="21"/>
        </w:rPr>
        <w:t>2015</w:t>
      </w:r>
      <w:r>
        <w:rPr>
          <w:sz w:val="21"/>
          <w:szCs w:val="21"/>
        </w:rPr>
        <w:t>年首次实现藏电外送至</w:t>
      </w:r>
      <w:r>
        <w:rPr>
          <w:sz w:val="21"/>
          <w:szCs w:val="21"/>
        </w:rPr>
        <w:t>2024</w:t>
      </w:r>
      <w:r>
        <w:rPr>
          <w:sz w:val="21"/>
          <w:szCs w:val="21"/>
        </w:rPr>
        <w:t>年底，十年累计外送量仅</w:t>
      </w:r>
      <w:r>
        <w:rPr>
          <w:sz w:val="21"/>
          <w:szCs w:val="21"/>
        </w:rPr>
        <w:t>158.14</w:t>
      </w:r>
      <w:r>
        <w:rPr>
          <w:sz w:val="21"/>
          <w:szCs w:val="21"/>
        </w:rPr>
        <w:t>亿千瓦时</w:t>
      </w:r>
      <w:r>
        <w:rPr>
          <w:sz w:val="21"/>
          <w:szCs w:val="21"/>
          <w:vertAlign w:val="superscript"/>
        </w:rPr>
        <w:t>[43]</w:t>
      </w:r>
      <w:r>
        <w:rPr>
          <w:sz w:val="21"/>
          <w:szCs w:val="21"/>
        </w:rPr>
        <w:t>，大致相当于</w:t>
      </w:r>
      <w:r>
        <w:rPr>
          <w:sz w:val="21"/>
          <w:szCs w:val="21"/>
        </w:rPr>
        <w:t>2024</w:t>
      </w:r>
      <w:r>
        <w:rPr>
          <w:sz w:val="21"/>
          <w:szCs w:val="21"/>
        </w:rPr>
        <w:t>年一年的发电量。</w:t>
      </w:r>
      <w:r>
        <w:rPr>
          <w:rFonts w:hint="eastAsia"/>
          <w:sz w:val="21"/>
          <w:szCs w:val="21"/>
        </w:rPr>
        <w:t>其</w:t>
      </w:r>
      <w:r>
        <w:rPr>
          <w:sz w:val="21"/>
          <w:szCs w:val="21"/>
        </w:rPr>
        <w:t>说明资源禀赋向经济产出的转化通道尚不充分，与</w:t>
      </w:r>
      <w:r>
        <w:rPr>
          <w:sz w:val="21"/>
          <w:szCs w:val="21"/>
        </w:rPr>
        <w:t>H2</w:t>
      </w:r>
      <w:r>
        <w:rPr>
          <w:sz w:val="21"/>
          <w:szCs w:val="21"/>
        </w:rPr>
        <w:t>所述方向一致。</w:t>
      </w:r>
    </w:p>
    <w:p w14:paraId="57486E8A" w14:textId="77777777" w:rsidR="007C4D1F" w:rsidRDefault="009606D0">
      <w:pPr>
        <w:spacing w:before="160" w:after="80"/>
      </w:pPr>
      <w:r>
        <w:rPr>
          <w:rFonts w:eastAsia="黑体"/>
          <w:b/>
          <w:bCs/>
          <w:sz w:val="21"/>
          <w:szCs w:val="21"/>
        </w:rPr>
        <w:t>（四）局部敏感性分析</w:t>
      </w:r>
    </w:p>
    <w:p w14:paraId="10C5889D" w14:textId="77777777" w:rsidR="007C4D1F" w:rsidRDefault="009606D0">
      <w:pPr>
        <w:ind w:firstLine="420"/>
        <w:jc w:val="both"/>
      </w:pPr>
      <w:r>
        <w:rPr>
          <w:sz w:val="21"/>
          <w:szCs w:val="21"/>
        </w:rPr>
        <w:t>以数值微分测算的局部敏感性见表</w:t>
      </w:r>
      <w:r>
        <w:rPr>
          <w:sz w:val="21"/>
          <w:szCs w:val="21"/>
        </w:rPr>
        <w:t>5</w:t>
      </w:r>
      <w:r>
        <w:rPr>
          <w:sz w:val="21"/>
          <w:szCs w:val="21"/>
        </w:rPr>
        <w:t>。三子系统的敏感性总体接近，其阶段性规律与前文一致。</w:t>
      </w:r>
      <w:r>
        <w:rPr>
          <w:sz w:val="21"/>
          <w:szCs w:val="21"/>
        </w:rPr>
        <w:t>2017</w:t>
      </w:r>
      <w:r>
        <w:rPr>
          <w:rFonts w:hint="eastAsia"/>
          <w:sz w:val="21"/>
          <w:szCs w:val="21"/>
        </w:rPr>
        <w:t>—</w:t>
      </w:r>
      <w:r>
        <w:rPr>
          <w:sz w:val="21"/>
          <w:szCs w:val="21"/>
        </w:rPr>
        <w:t>2022</w:t>
      </w:r>
      <w:r>
        <w:rPr>
          <w:sz w:val="21"/>
          <w:szCs w:val="21"/>
        </w:rPr>
        <w:t>年，对发展的敏感性</w:t>
      </w:r>
      <m:oMath>
        <m:sSub>
          <m:sSubPr>
            <m:ctrlPr>
              <w:rPr>
                <w:rFonts w:ascii="Cambria Math" w:hAnsi="Cambria Math"/>
              </w:rPr>
            </m:ctrlPr>
          </m:sSubPr>
          <m:e>
            <m:r>
              <w:rPr>
                <w:rFonts w:ascii="Cambria Math" w:hAnsi="Cambria Math"/>
              </w:rPr>
              <m:t>ε</m:t>
            </m:r>
          </m:e>
          <m:sub>
            <m:r>
              <w:rPr>
                <w:rFonts w:ascii="Cambria Math" w:hAnsi="Cambria Math"/>
              </w:rPr>
              <m:t>D</m:t>
            </m:r>
          </m:sub>
        </m:sSub>
      </m:oMath>
      <w:r>
        <w:rPr>
          <w:sz w:val="21"/>
          <w:szCs w:val="21"/>
        </w:rPr>
        <w:t>持续处于三者中的最高或次高水平，与发展在此期间构成相对短板的判断相互印证。对安全的敏感性自</w:t>
      </w:r>
      <w:r>
        <w:rPr>
          <w:sz w:val="21"/>
          <w:szCs w:val="21"/>
        </w:rPr>
        <w:t>2023</w:t>
      </w:r>
      <w:r>
        <w:rPr>
          <w:sz w:val="21"/>
          <w:szCs w:val="21"/>
        </w:rPr>
        <w:t>年起已超过对发展的敏感性并持续上升，</w:t>
      </w:r>
      <w:r>
        <w:rPr>
          <w:sz w:val="21"/>
          <w:szCs w:val="21"/>
        </w:rPr>
        <w:t>2025</w:t>
      </w:r>
      <w:r>
        <w:rPr>
          <w:sz w:val="21"/>
          <w:szCs w:val="21"/>
        </w:rPr>
        <w:t>年</w:t>
      </w:r>
      <m:oMath>
        <m:sSub>
          <m:sSubPr>
            <m:ctrlPr>
              <w:rPr>
                <w:rFonts w:ascii="Cambria Math" w:hAnsi="Cambria Math"/>
              </w:rPr>
            </m:ctrlPr>
          </m:sSubPr>
          <m:e>
            <m:r>
              <w:rPr>
                <w:rFonts w:ascii="Cambria Math" w:hAnsi="Cambria Math"/>
              </w:rPr>
              <m:t>ε</m:t>
            </m:r>
          </m:e>
          <m:sub>
            <m:r>
              <w:rPr>
                <w:rFonts w:ascii="Cambria Math" w:hAnsi="Cambria Math"/>
              </w:rPr>
              <m:t>S</m:t>
            </m:r>
          </m:sub>
        </m:sSub>
      </m:oMath>
      <w:r>
        <w:rPr>
          <w:sz w:val="21"/>
          <w:szCs w:val="21"/>
        </w:rPr>
        <w:t>升至</w:t>
      </w:r>
      <w:r>
        <w:rPr>
          <w:sz w:val="21"/>
          <w:szCs w:val="21"/>
        </w:rPr>
        <w:t>0.354</w:t>
      </w:r>
      <w:r>
        <w:rPr>
          <w:sz w:val="21"/>
          <w:szCs w:val="21"/>
        </w:rPr>
        <w:t>，超过</w:t>
      </w:r>
      <m:oMath>
        <m:sSub>
          <m:sSubPr>
            <m:ctrlPr>
              <w:rPr>
                <w:rFonts w:ascii="Cambria Math" w:hAnsi="Cambria Math"/>
              </w:rPr>
            </m:ctrlPr>
          </m:sSubPr>
          <m:e>
            <m:r>
              <w:rPr>
                <w:rFonts w:ascii="Cambria Math" w:hAnsi="Cambria Math"/>
              </w:rPr>
              <m:t>ε</m:t>
            </m:r>
          </m:e>
          <m:sub>
            <m:r>
              <w:rPr>
                <w:rFonts w:ascii="Cambria Math" w:hAnsi="Cambria Math"/>
              </w:rPr>
              <m:t>D</m:t>
            </m:r>
          </m:sub>
        </m:sSub>
      </m:oMath>
      <w:r>
        <w:rPr>
          <w:sz w:val="21"/>
          <w:szCs w:val="21"/>
        </w:rPr>
        <w:t>（</w:t>
      </w:r>
      <w:r>
        <w:rPr>
          <w:sz w:val="21"/>
          <w:szCs w:val="21"/>
        </w:rPr>
        <w:t>0.353</w:t>
      </w:r>
      <w:r>
        <w:rPr>
          <w:sz w:val="21"/>
          <w:szCs w:val="21"/>
        </w:rPr>
        <w:t>）与</w:t>
      </w:r>
      <m:oMath>
        <m:sSub>
          <m:sSubPr>
            <m:ctrlPr>
              <w:rPr>
                <w:rFonts w:ascii="Cambria Math" w:hAnsi="Cambria Math"/>
              </w:rPr>
            </m:ctrlPr>
          </m:sSubPr>
          <m:e>
            <m:r>
              <w:rPr>
                <w:rFonts w:ascii="Cambria Math" w:hAnsi="Cambria Math"/>
              </w:rPr>
              <m:t>ε</m:t>
            </m:r>
          </m:e>
          <m:sub>
            <m:r>
              <w:rPr>
                <w:rFonts w:ascii="Cambria Math" w:hAnsi="Cambria Math"/>
              </w:rPr>
              <m:t>E</m:t>
            </m:r>
          </m:sub>
        </m:sSub>
      </m:oMath>
      <w:r>
        <w:rPr>
          <w:sz w:val="21"/>
          <w:szCs w:val="21"/>
        </w:rPr>
        <w:t>（</w:t>
      </w:r>
      <w:r>
        <w:rPr>
          <w:sz w:val="21"/>
          <w:szCs w:val="21"/>
        </w:rPr>
        <w:t>0.292</w:t>
      </w:r>
      <w:r>
        <w:rPr>
          <w:sz w:val="21"/>
          <w:szCs w:val="21"/>
        </w:rPr>
        <w:t>），前两者差距仅</w:t>
      </w:r>
      <w:r>
        <w:rPr>
          <w:sz w:val="21"/>
          <w:szCs w:val="21"/>
        </w:rPr>
        <w:t>0.001</w:t>
      </w:r>
      <w:r>
        <w:rPr>
          <w:sz w:val="21"/>
          <w:szCs w:val="21"/>
        </w:rPr>
        <w:t>，与前文关于安全在</w:t>
      </w:r>
      <w:r>
        <w:rPr>
          <w:sz w:val="21"/>
          <w:szCs w:val="21"/>
        </w:rPr>
        <w:t>2023</w:t>
      </w:r>
      <w:r>
        <w:rPr>
          <w:rFonts w:hint="eastAsia"/>
          <w:sz w:val="21"/>
          <w:szCs w:val="21"/>
        </w:rPr>
        <w:t>—</w:t>
      </w:r>
      <w:r>
        <w:rPr>
          <w:sz w:val="21"/>
          <w:szCs w:val="21"/>
        </w:rPr>
        <w:t>2025</w:t>
      </w:r>
      <w:r>
        <w:rPr>
          <w:sz w:val="21"/>
          <w:szCs w:val="21"/>
        </w:rPr>
        <w:t>年呈现短板转移信号的观察相一致。</w:t>
      </w:r>
    </w:p>
    <w:p w14:paraId="0516B8C5" w14:textId="77777777" w:rsidR="007C4D1F" w:rsidRDefault="009606D0">
      <w:pPr>
        <w:spacing w:before="140" w:after="40"/>
        <w:jc w:val="center"/>
      </w:pPr>
      <w:r>
        <w:rPr>
          <w:rFonts w:eastAsia="黑体"/>
          <w:b/>
          <w:bCs/>
          <w:sz w:val="21"/>
          <w:szCs w:val="21"/>
        </w:rPr>
        <w:t>表</w:t>
      </w:r>
      <w:r>
        <w:rPr>
          <w:rFonts w:eastAsia="黑体"/>
          <w:b/>
          <w:bCs/>
          <w:sz w:val="21"/>
          <w:szCs w:val="21"/>
        </w:rPr>
        <w:t>5</w:t>
      </w:r>
      <w:r>
        <w:rPr>
          <w:rFonts w:eastAsia="黑体"/>
          <w:b/>
          <w:bCs/>
          <w:sz w:val="21"/>
          <w:szCs w:val="21"/>
        </w:rPr>
        <w:t xml:space="preserve">　</w:t>
      </w:r>
      <w:r>
        <w:rPr>
          <w:rFonts w:eastAsia="黑体"/>
          <w:b/>
          <w:bCs/>
          <w:sz w:val="21"/>
          <w:szCs w:val="21"/>
        </w:rPr>
        <w:t>MPI</w:t>
      </w:r>
      <w:r>
        <w:rPr>
          <w:rFonts w:eastAsia="黑体"/>
          <w:b/>
          <w:bCs/>
          <w:sz w:val="21"/>
          <w:szCs w:val="21"/>
        </w:rPr>
        <w:t>对三子系统的局部敏感性（</w:t>
      </w:r>
      <w:r>
        <w:rPr>
          <w:rFonts w:eastAsia="黑体"/>
          <w:b/>
          <w:bCs/>
          <w:sz w:val="21"/>
          <w:szCs w:val="21"/>
        </w:rPr>
        <w:t>2017</w:t>
      </w:r>
      <w:r>
        <w:rPr>
          <w:rFonts w:eastAsia="黑体" w:hint="eastAsia"/>
          <w:b/>
          <w:bCs/>
          <w:sz w:val="21"/>
          <w:szCs w:val="21"/>
        </w:rPr>
        <w:t>—</w:t>
      </w:r>
      <w:r>
        <w:rPr>
          <w:rFonts w:eastAsia="黑体"/>
          <w:b/>
          <w:bCs/>
          <w:sz w:val="21"/>
          <w:szCs w:val="21"/>
        </w:rPr>
        <w:t>2025</w:t>
      </w:r>
      <w:r>
        <w:rPr>
          <w:rFonts w:eastAsia="黑体"/>
          <w:b/>
          <w:bCs/>
          <w:sz w:val="21"/>
          <w:szCs w:val="21"/>
        </w:rPr>
        <w:t>年）</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2200"/>
        <w:gridCol w:w="2200"/>
        <w:gridCol w:w="2200"/>
      </w:tblGrid>
      <w:tr w:rsidR="007C4D1F" w14:paraId="69563B7E" w14:textId="77777777">
        <w:trPr>
          <w:tblHeader/>
          <w:jc w:val="center"/>
        </w:trPr>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53BB06DA" w14:textId="77777777" w:rsidR="007C4D1F" w:rsidRDefault="009606D0">
            <w:pPr>
              <w:spacing w:line="240" w:lineRule="auto"/>
              <w:jc w:val="center"/>
            </w:pPr>
            <w:r>
              <w:rPr>
                <w:b/>
                <w:bCs/>
                <w:sz w:val="18"/>
                <w:szCs w:val="18"/>
              </w:rPr>
              <w:t>年份</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902B642" w14:textId="77777777" w:rsidR="007C4D1F" w:rsidRDefault="009606D0">
            <w:pPr>
              <w:spacing w:line="240" w:lineRule="auto"/>
              <w:jc w:val="center"/>
            </w:pPr>
            <w:r>
              <w:rPr>
                <w:b/>
                <w:bCs/>
                <w:sz w:val="18"/>
                <w:szCs w:val="18"/>
              </w:rPr>
              <w:t>ε</w:t>
            </w:r>
            <w:r>
              <w:rPr>
                <w:b/>
                <w:bCs/>
                <w:sz w:val="18"/>
                <w:szCs w:val="18"/>
                <w:vertAlign w:val="subscript"/>
              </w:rPr>
              <w:t>S</w:t>
            </w:r>
            <w:r>
              <w:rPr>
                <w:b/>
                <w:bCs/>
                <w:sz w:val="18"/>
                <w:szCs w:val="18"/>
              </w:rPr>
              <w:t>（对安全）</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0816CC62" w14:textId="77777777" w:rsidR="007C4D1F" w:rsidRDefault="009606D0">
            <w:pPr>
              <w:spacing w:line="240" w:lineRule="auto"/>
              <w:jc w:val="center"/>
            </w:pPr>
            <w:r>
              <w:rPr>
                <w:b/>
                <w:bCs/>
                <w:sz w:val="18"/>
                <w:szCs w:val="18"/>
              </w:rPr>
              <w:t>ε</w:t>
            </w:r>
            <w:r>
              <w:rPr>
                <w:b/>
                <w:bCs/>
                <w:sz w:val="18"/>
                <w:szCs w:val="18"/>
                <w:vertAlign w:val="subscript"/>
              </w:rPr>
              <w:t>D</w:t>
            </w:r>
            <w:r>
              <w:rPr>
                <w:b/>
                <w:bCs/>
                <w:sz w:val="18"/>
                <w:szCs w:val="18"/>
              </w:rPr>
              <w:t>（对发展）</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DAB8D3C" w14:textId="77777777" w:rsidR="007C4D1F" w:rsidRDefault="009606D0">
            <w:pPr>
              <w:spacing w:line="240" w:lineRule="auto"/>
              <w:jc w:val="center"/>
            </w:pPr>
            <w:r>
              <w:rPr>
                <w:b/>
                <w:bCs/>
                <w:sz w:val="18"/>
                <w:szCs w:val="18"/>
              </w:rPr>
              <w:t>ε</w:t>
            </w:r>
            <w:r>
              <w:rPr>
                <w:b/>
                <w:bCs/>
                <w:sz w:val="18"/>
                <w:szCs w:val="18"/>
                <w:vertAlign w:val="subscript"/>
              </w:rPr>
              <w:t>E</w:t>
            </w:r>
            <w:r>
              <w:rPr>
                <w:b/>
                <w:bCs/>
                <w:sz w:val="18"/>
                <w:szCs w:val="18"/>
              </w:rPr>
              <w:t>（对生态）</w:t>
            </w:r>
          </w:p>
        </w:tc>
      </w:tr>
      <w:tr w:rsidR="007C4D1F" w14:paraId="132965C3"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2C3544FD" w14:textId="77777777" w:rsidR="007C4D1F" w:rsidRDefault="009606D0">
            <w:pPr>
              <w:spacing w:line="240" w:lineRule="auto"/>
              <w:jc w:val="center"/>
            </w:pPr>
            <w:r>
              <w:rPr>
                <w:sz w:val="18"/>
                <w:szCs w:val="18"/>
              </w:rPr>
              <w:t>2017</w:t>
            </w:r>
          </w:p>
        </w:tc>
        <w:tc>
          <w:tcPr>
            <w:tcW w:w="2200" w:type="dxa"/>
            <w:tcBorders>
              <w:top w:val="nil"/>
              <w:left w:val="nil"/>
              <w:bottom w:val="nil"/>
              <w:right w:val="nil"/>
            </w:tcBorders>
            <w:tcMar>
              <w:top w:w="20" w:type="dxa"/>
              <w:left w:w="40" w:type="dxa"/>
              <w:bottom w:w="20" w:type="dxa"/>
              <w:right w:w="40" w:type="dxa"/>
            </w:tcMar>
            <w:vAlign w:val="center"/>
          </w:tcPr>
          <w:p w14:paraId="12A46D30" w14:textId="77777777" w:rsidR="007C4D1F" w:rsidRDefault="009606D0">
            <w:pPr>
              <w:spacing w:line="240" w:lineRule="auto"/>
              <w:jc w:val="center"/>
            </w:pPr>
            <w:r>
              <w:rPr>
                <w:sz w:val="18"/>
                <w:szCs w:val="18"/>
              </w:rPr>
              <w:t>0.271</w:t>
            </w:r>
          </w:p>
        </w:tc>
        <w:tc>
          <w:tcPr>
            <w:tcW w:w="2200" w:type="dxa"/>
            <w:tcBorders>
              <w:top w:val="nil"/>
              <w:left w:val="nil"/>
              <w:bottom w:val="nil"/>
              <w:right w:val="nil"/>
            </w:tcBorders>
            <w:tcMar>
              <w:top w:w="20" w:type="dxa"/>
              <w:left w:w="40" w:type="dxa"/>
              <w:bottom w:w="20" w:type="dxa"/>
              <w:right w:w="40" w:type="dxa"/>
            </w:tcMar>
            <w:vAlign w:val="center"/>
          </w:tcPr>
          <w:p w14:paraId="48FD84A8" w14:textId="77777777" w:rsidR="007C4D1F" w:rsidRDefault="009606D0">
            <w:pPr>
              <w:spacing w:line="240" w:lineRule="auto"/>
              <w:jc w:val="center"/>
            </w:pPr>
            <w:r>
              <w:rPr>
                <w:sz w:val="18"/>
                <w:szCs w:val="18"/>
              </w:rPr>
              <w:t>0.351</w:t>
            </w:r>
          </w:p>
        </w:tc>
        <w:tc>
          <w:tcPr>
            <w:tcW w:w="2200" w:type="dxa"/>
            <w:tcBorders>
              <w:top w:val="nil"/>
              <w:left w:val="nil"/>
              <w:bottom w:val="nil"/>
              <w:right w:val="nil"/>
            </w:tcBorders>
            <w:tcMar>
              <w:top w:w="20" w:type="dxa"/>
              <w:left w:w="40" w:type="dxa"/>
              <w:bottom w:w="20" w:type="dxa"/>
              <w:right w:w="40" w:type="dxa"/>
            </w:tcMar>
            <w:vAlign w:val="center"/>
          </w:tcPr>
          <w:p w14:paraId="40D7000A" w14:textId="77777777" w:rsidR="007C4D1F" w:rsidRDefault="009606D0">
            <w:pPr>
              <w:spacing w:line="240" w:lineRule="auto"/>
              <w:jc w:val="center"/>
            </w:pPr>
            <w:r>
              <w:rPr>
                <w:sz w:val="18"/>
                <w:szCs w:val="18"/>
              </w:rPr>
              <w:t>0.378</w:t>
            </w:r>
          </w:p>
        </w:tc>
      </w:tr>
      <w:tr w:rsidR="007C4D1F" w14:paraId="631982AE"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3631B36C" w14:textId="77777777" w:rsidR="007C4D1F" w:rsidRDefault="009606D0">
            <w:pPr>
              <w:spacing w:line="240" w:lineRule="auto"/>
              <w:jc w:val="center"/>
            </w:pPr>
            <w:r>
              <w:rPr>
                <w:sz w:val="18"/>
                <w:szCs w:val="18"/>
              </w:rPr>
              <w:t>2018</w:t>
            </w:r>
          </w:p>
        </w:tc>
        <w:tc>
          <w:tcPr>
            <w:tcW w:w="2200" w:type="dxa"/>
            <w:tcBorders>
              <w:top w:val="nil"/>
              <w:left w:val="nil"/>
              <w:bottom w:val="nil"/>
              <w:right w:val="nil"/>
            </w:tcBorders>
            <w:tcMar>
              <w:top w:w="20" w:type="dxa"/>
              <w:left w:w="40" w:type="dxa"/>
              <w:bottom w:w="20" w:type="dxa"/>
              <w:right w:w="40" w:type="dxa"/>
            </w:tcMar>
            <w:vAlign w:val="center"/>
          </w:tcPr>
          <w:p w14:paraId="2BBCF7F3" w14:textId="77777777" w:rsidR="007C4D1F" w:rsidRDefault="009606D0">
            <w:pPr>
              <w:spacing w:line="240" w:lineRule="auto"/>
              <w:jc w:val="center"/>
            </w:pPr>
            <w:r>
              <w:rPr>
                <w:sz w:val="18"/>
                <w:szCs w:val="18"/>
              </w:rPr>
              <w:t>0.274</w:t>
            </w:r>
          </w:p>
        </w:tc>
        <w:tc>
          <w:tcPr>
            <w:tcW w:w="2200" w:type="dxa"/>
            <w:tcBorders>
              <w:top w:val="nil"/>
              <w:left w:val="nil"/>
              <w:bottom w:val="nil"/>
              <w:right w:val="nil"/>
            </w:tcBorders>
            <w:tcMar>
              <w:top w:w="20" w:type="dxa"/>
              <w:left w:w="40" w:type="dxa"/>
              <w:bottom w:w="20" w:type="dxa"/>
              <w:right w:w="40" w:type="dxa"/>
            </w:tcMar>
            <w:vAlign w:val="center"/>
          </w:tcPr>
          <w:p w14:paraId="0B80E438" w14:textId="77777777" w:rsidR="007C4D1F" w:rsidRDefault="009606D0">
            <w:pPr>
              <w:spacing w:line="240" w:lineRule="auto"/>
              <w:jc w:val="center"/>
            </w:pPr>
            <w:r>
              <w:rPr>
                <w:sz w:val="18"/>
                <w:szCs w:val="18"/>
              </w:rPr>
              <w:t>0.365</w:t>
            </w:r>
          </w:p>
        </w:tc>
        <w:tc>
          <w:tcPr>
            <w:tcW w:w="2200" w:type="dxa"/>
            <w:tcBorders>
              <w:top w:val="nil"/>
              <w:left w:val="nil"/>
              <w:bottom w:val="nil"/>
              <w:right w:val="nil"/>
            </w:tcBorders>
            <w:tcMar>
              <w:top w:w="20" w:type="dxa"/>
              <w:left w:w="40" w:type="dxa"/>
              <w:bottom w:w="20" w:type="dxa"/>
              <w:right w:w="40" w:type="dxa"/>
            </w:tcMar>
            <w:vAlign w:val="center"/>
          </w:tcPr>
          <w:p w14:paraId="6AC001FF" w14:textId="77777777" w:rsidR="007C4D1F" w:rsidRDefault="009606D0">
            <w:pPr>
              <w:spacing w:line="240" w:lineRule="auto"/>
              <w:jc w:val="center"/>
            </w:pPr>
            <w:r>
              <w:rPr>
                <w:sz w:val="18"/>
                <w:szCs w:val="18"/>
              </w:rPr>
              <w:t>0.361</w:t>
            </w:r>
          </w:p>
        </w:tc>
      </w:tr>
      <w:tr w:rsidR="007C4D1F" w14:paraId="3443DD79"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64B72E64" w14:textId="77777777" w:rsidR="007C4D1F" w:rsidRDefault="009606D0">
            <w:pPr>
              <w:spacing w:line="240" w:lineRule="auto"/>
              <w:jc w:val="center"/>
            </w:pPr>
            <w:r>
              <w:rPr>
                <w:sz w:val="18"/>
                <w:szCs w:val="18"/>
              </w:rPr>
              <w:t>2019</w:t>
            </w:r>
          </w:p>
        </w:tc>
        <w:tc>
          <w:tcPr>
            <w:tcW w:w="2200" w:type="dxa"/>
            <w:tcBorders>
              <w:top w:val="nil"/>
              <w:left w:val="nil"/>
              <w:bottom w:val="nil"/>
              <w:right w:val="nil"/>
            </w:tcBorders>
            <w:tcMar>
              <w:top w:w="20" w:type="dxa"/>
              <w:left w:w="40" w:type="dxa"/>
              <w:bottom w:w="20" w:type="dxa"/>
              <w:right w:w="40" w:type="dxa"/>
            </w:tcMar>
            <w:vAlign w:val="center"/>
          </w:tcPr>
          <w:p w14:paraId="627BA2B8" w14:textId="77777777" w:rsidR="007C4D1F" w:rsidRDefault="009606D0">
            <w:pPr>
              <w:spacing w:line="240" w:lineRule="auto"/>
              <w:jc w:val="center"/>
            </w:pPr>
            <w:r>
              <w:rPr>
                <w:sz w:val="18"/>
                <w:szCs w:val="18"/>
              </w:rPr>
              <w:t>0.297</w:t>
            </w:r>
          </w:p>
        </w:tc>
        <w:tc>
          <w:tcPr>
            <w:tcW w:w="2200" w:type="dxa"/>
            <w:tcBorders>
              <w:top w:val="nil"/>
              <w:left w:val="nil"/>
              <w:bottom w:val="nil"/>
              <w:right w:val="nil"/>
            </w:tcBorders>
            <w:tcMar>
              <w:top w:w="20" w:type="dxa"/>
              <w:left w:w="40" w:type="dxa"/>
              <w:bottom w:w="20" w:type="dxa"/>
              <w:right w:w="40" w:type="dxa"/>
            </w:tcMar>
            <w:vAlign w:val="center"/>
          </w:tcPr>
          <w:p w14:paraId="3C1E585E" w14:textId="77777777" w:rsidR="007C4D1F" w:rsidRDefault="009606D0">
            <w:pPr>
              <w:spacing w:line="240" w:lineRule="auto"/>
              <w:jc w:val="center"/>
            </w:pPr>
            <w:r>
              <w:rPr>
                <w:sz w:val="18"/>
                <w:szCs w:val="18"/>
              </w:rPr>
              <w:t>0.357</w:t>
            </w:r>
          </w:p>
        </w:tc>
        <w:tc>
          <w:tcPr>
            <w:tcW w:w="2200" w:type="dxa"/>
            <w:tcBorders>
              <w:top w:val="nil"/>
              <w:left w:val="nil"/>
              <w:bottom w:val="nil"/>
              <w:right w:val="nil"/>
            </w:tcBorders>
            <w:tcMar>
              <w:top w:w="20" w:type="dxa"/>
              <w:left w:w="40" w:type="dxa"/>
              <w:bottom w:w="20" w:type="dxa"/>
              <w:right w:w="40" w:type="dxa"/>
            </w:tcMar>
            <w:vAlign w:val="center"/>
          </w:tcPr>
          <w:p w14:paraId="7330DAB9" w14:textId="77777777" w:rsidR="007C4D1F" w:rsidRDefault="009606D0">
            <w:pPr>
              <w:spacing w:line="240" w:lineRule="auto"/>
              <w:jc w:val="center"/>
            </w:pPr>
            <w:r>
              <w:rPr>
                <w:sz w:val="18"/>
                <w:szCs w:val="18"/>
              </w:rPr>
              <w:t>0.346</w:t>
            </w:r>
          </w:p>
        </w:tc>
      </w:tr>
      <w:tr w:rsidR="007C4D1F" w14:paraId="37D03BFC"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2A9444F3" w14:textId="77777777" w:rsidR="007C4D1F" w:rsidRDefault="009606D0">
            <w:pPr>
              <w:spacing w:line="240" w:lineRule="auto"/>
              <w:jc w:val="center"/>
            </w:pPr>
            <w:r>
              <w:rPr>
                <w:sz w:val="18"/>
                <w:szCs w:val="18"/>
              </w:rPr>
              <w:t>2020</w:t>
            </w:r>
          </w:p>
        </w:tc>
        <w:tc>
          <w:tcPr>
            <w:tcW w:w="2200" w:type="dxa"/>
            <w:tcBorders>
              <w:top w:val="nil"/>
              <w:left w:val="nil"/>
              <w:bottom w:val="nil"/>
              <w:right w:val="nil"/>
            </w:tcBorders>
            <w:tcMar>
              <w:top w:w="20" w:type="dxa"/>
              <w:left w:w="40" w:type="dxa"/>
              <w:bottom w:w="20" w:type="dxa"/>
              <w:right w:w="40" w:type="dxa"/>
            </w:tcMar>
            <w:vAlign w:val="center"/>
          </w:tcPr>
          <w:p w14:paraId="1525D787" w14:textId="77777777" w:rsidR="007C4D1F" w:rsidRDefault="009606D0">
            <w:pPr>
              <w:spacing w:line="240" w:lineRule="auto"/>
              <w:jc w:val="center"/>
            </w:pPr>
            <w:r>
              <w:rPr>
                <w:sz w:val="18"/>
                <w:szCs w:val="18"/>
              </w:rPr>
              <w:t>0.317</w:t>
            </w:r>
          </w:p>
        </w:tc>
        <w:tc>
          <w:tcPr>
            <w:tcW w:w="2200" w:type="dxa"/>
            <w:tcBorders>
              <w:top w:val="nil"/>
              <w:left w:val="nil"/>
              <w:bottom w:val="nil"/>
              <w:right w:val="nil"/>
            </w:tcBorders>
            <w:tcMar>
              <w:top w:w="20" w:type="dxa"/>
              <w:left w:w="40" w:type="dxa"/>
              <w:bottom w:w="20" w:type="dxa"/>
              <w:right w:w="40" w:type="dxa"/>
            </w:tcMar>
            <w:vAlign w:val="center"/>
          </w:tcPr>
          <w:p w14:paraId="67CA00D3" w14:textId="77777777" w:rsidR="007C4D1F" w:rsidRDefault="009606D0">
            <w:pPr>
              <w:spacing w:line="240" w:lineRule="auto"/>
              <w:jc w:val="center"/>
            </w:pPr>
            <w:r>
              <w:rPr>
                <w:sz w:val="18"/>
                <w:szCs w:val="18"/>
              </w:rPr>
              <w:t>0.379</w:t>
            </w:r>
          </w:p>
        </w:tc>
        <w:tc>
          <w:tcPr>
            <w:tcW w:w="2200" w:type="dxa"/>
            <w:tcBorders>
              <w:top w:val="nil"/>
              <w:left w:val="nil"/>
              <w:bottom w:val="nil"/>
              <w:right w:val="nil"/>
            </w:tcBorders>
            <w:tcMar>
              <w:top w:w="20" w:type="dxa"/>
              <w:left w:w="40" w:type="dxa"/>
              <w:bottom w:w="20" w:type="dxa"/>
              <w:right w:w="40" w:type="dxa"/>
            </w:tcMar>
            <w:vAlign w:val="center"/>
          </w:tcPr>
          <w:p w14:paraId="4B8E93FD" w14:textId="77777777" w:rsidR="007C4D1F" w:rsidRDefault="009606D0">
            <w:pPr>
              <w:spacing w:line="240" w:lineRule="auto"/>
              <w:jc w:val="center"/>
            </w:pPr>
            <w:r>
              <w:rPr>
                <w:sz w:val="18"/>
                <w:szCs w:val="18"/>
              </w:rPr>
              <w:t>0.305</w:t>
            </w:r>
          </w:p>
        </w:tc>
      </w:tr>
      <w:tr w:rsidR="007C4D1F" w14:paraId="42D8A53C"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4A99FBAD" w14:textId="77777777" w:rsidR="007C4D1F" w:rsidRDefault="009606D0">
            <w:pPr>
              <w:spacing w:line="240" w:lineRule="auto"/>
              <w:jc w:val="center"/>
            </w:pPr>
            <w:r>
              <w:rPr>
                <w:sz w:val="18"/>
                <w:szCs w:val="18"/>
              </w:rPr>
              <w:t>2021</w:t>
            </w:r>
          </w:p>
        </w:tc>
        <w:tc>
          <w:tcPr>
            <w:tcW w:w="2200" w:type="dxa"/>
            <w:tcBorders>
              <w:top w:val="nil"/>
              <w:left w:val="nil"/>
              <w:bottom w:val="nil"/>
              <w:right w:val="nil"/>
            </w:tcBorders>
            <w:tcMar>
              <w:top w:w="20" w:type="dxa"/>
              <w:left w:w="40" w:type="dxa"/>
              <w:bottom w:w="20" w:type="dxa"/>
              <w:right w:w="40" w:type="dxa"/>
            </w:tcMar>
            <w:vAlign w:val="center"/>
          </w:tcPr>
          <w:p w14:paraId="1059007B" w14:textId="77777777" w:rsidR="007C4D1F" w:rsidRDefault="009606D0">
            <w:pPr>
              <w:spacing w:line="240" w:lineRule="auto"/>
              <w:jc w:val="center"/>
            </w:pPr>
            <w:r>
              <w:rPr>
                <w:sz w:val="18"/>
                <w:szCs w:val="18"/>
              </w:rPr>
              <w:t>0.326</w:t>
            </w:r>
          </w:p>
        </w:tc>
        <w:tc>
          <w:tcPr>
            <w:tcW w:w="2200" w:type="dxa"/>
            <w:tcBorders>
              <w:top w:val="nil"/>
              <w:left w:val="nil"/>
              <w:bottom w:val="nil"/>
              <w:right w:val="nil"/>
            </w:tcBorders>
            <w:tcMar>
              <w:top w:w="20" w:type="dxa"/>
              <w:left w:w="40" w:type="dxa"/>
              <w:bottom w:w="20" w:type="dxa"/>
              <w:right w:w="40" w:type="dxa"/>
            </w:tcMar>
            <w:vAlign w:val="center"/>
          </w:tcPr>
          <w:p w14:paraId="41741FFD" w14:textId="77777777" w:rsidR="007C4D1F" w:rsidRDefault="009606D0">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1EFBF452" w14:textId="77777777" w:rsidR="007C4D1F" w:rsidRDefault="009606D0">
            <w:pPr>
              <w:spacing w:line="240" w:lineRule="auto"/>
              <w:jc w:val="center"/>
            </w:pPr>
            <w:r>
              <w:rPr>
                <w:sz w:val="18"/>
                <w:szCs w:val="18"/>
              </w:rPr>
              <w:t>0.304</w:t>
            </w:r>
          </w:p>
        </w:tc>
      </w:tr>
      <w:tr w:rsidR="007C4D1F" w14:paraId="33BB0B00"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0C47D886" w14:textId="77777777" w:rsidR="007C4D1F" w:rsidRDefault="009606D0">
            <w:pPr>
              <w:spacing w:line="240" w:lineRule="auto"/>
              <w:jc w:val="center"/>
            </w:pPr>
            <w:r>
              <w:rPr>
                <w:sz w:val="18"/>
                <w:szCs w:val="18"/>
              </w:rPr>
              <w:t>2022</w:t>
            </w:r>
          </w:p>
        </w:tc>
        <w:tc>
          <w:tcPr>
            <w:tcW w:w="2200" w:type="dxa"/>
            <w:tcBorders>
              <w:top w:val="nil"/>
              <w:left w:val="nil"/>
              <w:bottom w:val="nil"/>
              <w:right w:val="nil"/>
            </w:tcBorders>
            <w:tcMar>
              <w:top w:w="20" w:type="dxa"/>
              <w:left w:w="40" w:type="dxa"/>
              <w:bottom w:w="20" w:type="dxa"/>
              <w:right w:w="40" w:type="dxa"/>
            </w:tcMar>
            <w:vAlign w:val="center"/>
          </w:tcPr>
          <w:p w14:paraId="3B4A4B78" w14:textId="77777777" w:rsidR="007C4D1F" w:rsidRDefault="009606D0">
            <w:pPr>
              <w:spacing w:line="240" w:lineRule="auto"/>
              <w:jc w:val="center"/>
            </w:pPr>
            <w:r>
              <w:rPr>
                <w:sz w:val="18"/>
                <w:szCs w:val="18"/>
              </w:rPr>
              <w:t>0.339</w:t>
            </w:r>
          </w:p>
        </w:tc>
        <w:tc>
          <w:tcPr>
            <w:tcW w:w="2200" w:type="dxa"/>
            <w:tcBorders>
              <w:top w:val="nil"/>
              <w:left w:val="nil"/>
              <w:bottom w:val="nil"/>
              <w:right w:val="nil"/>
            </w:tcBorders>
            <w:tcMar>
              <w:top w:w="20" w:type="dxa"/>
              <w:left w:w="40" w:type="dxa"/>
              <w:bottom w:w="20" w:type="dxa"/>
              <w:right w:w="40" w:type="dxa"/>
            </w:tcMar>
            <w:vAlign w:val="center"/>
          </w:tcPr>
          <w:p w14:paraId="2C3E1CAD" w14:textId="77777777" w:rsidR="007C4D1F" w:rsidRDefault="009606D0">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65DEE9C5" w14:textId="77777777" w:rsidR="007C4D1F" w:rsidRDefault="009606D0">
            <w:pPr>
              <w:spacing w:line="240" w:lineRule="auto"/>
              <w:jc w:val="center"/>
            </w:pPr>
            <w:r>
              <w:rPr>
                <w:sz w:val="18"/>
                <w:szCs w:val="18"/>
              </w:rPr>
              <w:t>0.291</w:t>
            </w:r>
          </w:p>
        </w:tc>
      </w:tr>
      <w:tr w:rsidR="007C4D1F" w14:paraId="6292690D"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29A1D013" w14:textId="77777777" w:rsidR="007C4D1F" w:rsidRDefault="009606D0">
            <w:pPr>
              <w:spacing w:line="240" w:lineRule="auto"/>
              <w:jc w:val="center"/>
            </w:pPr>
            <w:r>
              <w:rPr>
                <w:sz w:val="18"/>
                <w:szCs w:val="18"/>
              </w:rPr>
              <w:t>2023</w:t>
            </w:r>
          </w:p>
        </w:tc>
        <w:tc>
          <w:tcPr>
            <w:tcW w:w="2200" w:type="dxa"/>
            <w:tcBorders>
              <w:top w:val="nil"/>
              <w:left w:val="nil"/>
              <w:bottom w:val="nil"/>
              <w:right w:val="nil"/>
            </w:tcBorders>
            <w:tcMar>
              <w:top w:w="20" w:type="dxa"/>
              <w:left w:w="40" w:type="dxa"/>
              <w:bottom w:w="20" w:type="dxa"/>
              <w:right w:w="40" w:type="dxa"/>
            </w:tcMar>
            <w:vAlign w:val="center"/>
          </w:tcPr>
          <w:p w14:paraId="3FB830E9" w14:textId="77777777" w:rsidR="007C4D1F" w:rsidRDefault="009606D0">
            <w:pPr>
              <w:spacing w:line="240" w:lineRule="auto"/>
              <w:jc w:val="center"/>
            </w:pPr>
            <w:r>
              <w:rPr>
                <w:sz w:val="18"/>
                <w:szCs w:val="18"/>
              </w:rPr>
              <w:t>0.343</w:t>
            </w:r>
          </w:p>
        </w:tc>
        <w:tc>
          <w:tcPr>
            <w:tcW w:w="2200" w:type="dxa"/>
            <w:tcBorders>
              <w:top w:val="nil"/>
              <w:left w:val="nil"/>
              <w:bottom w:val="nil"/>
              <w:right w:val="nil"/>
            </w:tcBorders>
            <w:tcMar>
              <w:top w:w="20" w:type="dxa"/>
              <w:left w:w="40" w:type="dxa"/>
              <w:bottom w:w="20" w:type="dxa"/>
              <w:right w:w="40" w:type="dxa"/>
            </w:tcMar>
            <w:vAlign w:val="center"/>
          </w:tcPr>
          <w:p w14:paraId="1839237A" w14:textId="77777777" w:rsidR="007C4D1F" w:rsidRDefault="009606D0">
            <w:pPr>
              <w:spacing w:line="240" w:lineRule="auto"/>
              <w:jc w:val="center"/>
            </w:pPr>
            <w:r>
              <w:rPr>
                <w:sz w:val="18"/>
                <w:szCs w:val="18"/>
              </w:rPr>
              <w:t>0.338</w:t>
            </w:r>
          </w:p>
        </w:tc>
        <w:tc>
          <w:tcPr>
            <w:tcW w:w="2200" w:type="dxa"/>
            <w:tcBorders>
              <w:top w:val="nil"/>
              <w:left w:val="nil"/>
              <w:bottom w:val="nil"/>
              <w:right w:val="nil"/>
            </w:tcBorders>
            <w:tcMar>
              <w:top w:w="20" w:type="dxa"/>
              <w:left w:w="40" w:type="dxa"/>
              <w:bottom w:w="20" w:type="dxa"/>
              <w:right w:w="40" w:type="dxa"/>
            </w:tcMar>
            <w:vAlign w:val="center"/>
          </w:tcPr>
          <w:p w14:paraId="6312C813" w14:textId="77777777" w:rsidR="007C4D1F" w:rsidRDefault="009606D0">
            <w:pPr>
              <w:spacing w:line="240" w:lineRule="auto"/>
              <w:jc w:val="center"/>
            </w:pPr>
            <w:r>
              <w:rPr>
                <w:sz w:val="18"/>
                <w:szCs w:val="18"/>
              </w:rPr>
              <w:t>0.319</w:t>
            </w:r>
          </w:p>
        </w:tc>
      </w:tr>
      <w:tr w:rsidR="007C4D1F" w14:paraId="08F049E8"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25D503FF" w14:textId="77777777" w:rsidR="007C4D1F" w:rsidRDefault="009606D0">
            <w:pPr>
              <w:spacing w:line="240" w:lineRule="auto"/>
              <w:jc w:val="center"/>
            </w:pPr>
            <w:r>
              <w:rPr>
                <w:sz w:val="18"/>
                <w:szCs w:val="18"/>
              </w:rPr>
              <w:t>2024</w:t>
            </w:r>
          </w:p>
        </w:tc>
        <w:tc>
          <w:tcPr>
            <w:tcW w:w="2200" w:type="dxa"/>
            <w:tcBorders>
              <w:top w:val="nil"/>
              <w:left w:val="nil"/>
              <w:bottom w:val="nil"/>
              <w:right w:val="nil"/>
            </w:tcBorders>
            <w:tcMar>
              <w:top w:w="20" w:type="dxa"/>
              <w:left w:w="40" w:type="dxa"/>
              <w:bottom w:w="20" w:type="dxa"/>
              <w:right w:w="40" w:type="dxa"/>
            </w:tcMar>
            <w:vAlign w:val="center"/>
          </w:tcPr>
          <w:p w14:paraId="7807132B" w14:textId="77777777" w:rsidR="007C4D1F" w:rsidRDefault="009606D0">
            <w:pPr>
              <w:spacing w:line="240" w:lineRule="auto"/>
              <w:jc w:val="center"/>
            </w:pPr>
            <w:r>
              <w:rPr>
                <w:sz w:val="18"/>
                <w:szCs w:val="18"/>
              </w:rPr>
              <w:t>0.344</w:t>
            </w:r>
          </w:p>
        </w:tc>
        <w:tc>
          <w:tcPr>
            <w:tcW w:w="2200" w:type="dxa"/>
            <w:tcBorders>
              <w:top w:val="nil"/>
              <w:left w:val="nil"/>
              <w:bottom w:val="nil"/>
              <w:right w:val="nil"/>
            </w:tcBorders>
            <w:tcMar>
              <w:top w:w="20" w:type="dxa"/>
              <w:left w:w="40" w:type="dxa"/>
              <w:bottom w:w="20" w:type="dxa"/>
              <w:right w:w="40" w:type="dxa"/>
            </w:tcMar>
            <w:vAlign w:val="center"/>
          </w:tcPr>
          <w:p w14:paraId="4277480A" w14:textId="77777777" w:rsidR="007C4D1F" w:rsidRDefault="009606D0">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513855D" w14:textId="77777777" w:rsidR="007C4D1F" w:rsidRDefault="009606D0">
            <w:pPr>
              <w:spacing w:line="240" w:lineRule="auto"/>
              <w:jc w:val="center"/>
            </w:pPr>
            <w:r>
              <w:rPr>
                <w:sz w:val="18"/>
                <w:szCs w:val="18"/>
              </w:rPr>
              <w:t>0.323</w:t>
            </w:r>
          </w:p>
        </w:tc>
      </w:tr>
      <w:tr w:rsidR="007C4D1F" w14:paraId="314593B4" w14:textId="77777777">
        <w:trPr>
          <w:jc w:val="center"/>
        </w:trPr>
        <w:tc>
          <w:tcPr>
            <w:tcW w:w="2200" w:type="dxa"/>
            <w:tcBorders>
              <w:top w:val="nil"/>
              <w:left w:val="nil"/>
              <w:bottom w:val="single" w:sz="12" w:space="0" w:color="000000"/>
              <w:right w:val="nil"/>
            </w:tcBorders>
            <w:tcMar>
              <w:top w:w="20" w:type="dxa"/>
              <w:left w:w="40" w:type="dxa"/>
              <w:bottom w:w="20" w:type="dxa"/>
              <w:right w:w="40" w:type="dxa"/>
            </w:tcMar>
            <w:vAlign w:val="center"/>
          </w:tcPr>
          <w:p w14:paraId="05500C59" w14:textId="77777777" w:rsidR="007C4D1F" w:rsidRDefault="009606D0">
            <w:pPr>
              <w:spacing w:line="240" w:lineRule="auto"/>
              <w:jc w:val="center"/>
            </w:pPr>
            <w:r>
              <w:rPr>
                <w:sz w:val="18"/>
                <w:szCs w:val="18"/>
              </w:rPr>
              <w:t>2025</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6AF6553F" w14:textId="77777777" w:rsidR="007C4D1F" w:rsidRDefault="009606D0">
            <w:pPr>
              <w:spacing w:line="240" w:lineRule="auto"/>
              <w:jc w:val="center"/>
            </w:pPr>
            <w:r>
              <w:rPr>
                <w:sz w:val="18"/>
                <w:szCs w:val="18"/>
              </w:rPr>
              <w:t>0.354</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07314475" w14:textId="77777777" w:rsidR="007C4D1F" w:rsidRDefault="009606D0">
            <w:pPr>
              <w:spacing w:line="240" w:lineRule="auto"/>
              <w:jc w:val="center"/>
            </w:pPr>
            <w:r>
              <w:rPr>
                <w:sz w:val="18"/>
                <w:szCs w:val="18"/>
              </w:rPr>
              <w:t>0.353</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081BE5A5" w14:textId="77777777" w:rsidR="007C4D1F" w:rsidRDefault="009606D0">
            <w:pPr>
              <w:spacing w:line="240" w:lineRule="auto"/>
              <w:jc w:val="center"/>
            </w:pPr>
            <w:r>
              <w:rPr>
                <w:sz w:val="18"/>
                <w:szCs w:val="18"/>
              </w:rPr>
              <w:t>0.292</w:t>
            </w:r>
          </w:p>
        </w:tc>
      </w:tr>
    </w:tbl>
    <w:p w14:paraId="55403309" w14:textId="77777777" w:rsidR="007C4D1F" w:rsidRDefault="009606D0">
      <w:pPr>
        <w:spacing w:before="30" w:after="140"/>
      </w:pPr>
      <w:r>
        <w:rPr>
          <w:sz w:val="18"/>
          <w:szCs w:val="18"/>
        </w:rPr>
        <w:t>注：</w:t>
      </w:r>
      <w:r>
        <w:rPr>
          <w:sz w:val="18"/>
          <w:szCs w:val="18"/>
        </w:rPr>
        <w:t>ε</w:t>
      </w:r>
      <w:r>
        <w:rPr>
          <w:sz w:val="18"/>
          <w:szCs w:val="18"/>
        </w:rPr>
        <w:t>为</w:t>
      </w:r>
      <w:r>
        <w:rPr>
          <w:sz w:val="18"/>
          <w:szCs w:val="18"/>
        </w:rPr>
        <w:t>MPI</w:t>
      </w:r>
      <w:r>
        <w:rPr>
          <w:sz w:val="18"/>
          <w:szCs w:val="18"/>
        </w:rPr>
        <w:t>对子系统综合指数的局部敏感性（偏弹性），以</w:t>
      </w:r>
      <w:r>
        <w:rPr>
          <w:sz w:val="18"/>
          <w:szCs w:val="18"/>
        </w:rPr>
        <w:t>±1%</w:t>
      </w:r>
      <w:r>
        <w:rPr>
          <w:sz w:val="18"/>
          <w:szCs w:val="18"/>
        </w:rPr>
        <w:t>相对扰动双侧平均的数值微分逐年计算。</w:t>
      </w:r>
    </w:p>
    <w:p w14:paraId="1AF2C786" w14:textId="77777777" w:rsidR="007C4D1F" w:rsidRDefault="009606D0">
      <w:pPr>
        <w:ind w:firstLine="420"/>
        <w:jc w:val="both"/>
      </w:pPr>
      <w:r>
        <w:rPr>
          <w:sz w:val="21"/>
          <w:szCs w:val="21"/>
        </w:rPr>
        <w:t>两项诊断都与</w:t>
      </w:r>
      <w:r>
        <w:rPr>
          <w:sz w:val="21"/>
          <w:szCs w:val="21"/>
        </w:rPr>
        <w:t>H3</w:t>
      </w:r>
      <w:r>
        <w:rPr>
          <w:sz w:val="21"/>
          <w:szCs w:val="21"/>
        </w:rPr>
        <w:t>所述的</w:t>
      </w:r>
      <w:r>
        <w:rPr>
          <w:rFonts w:hint="eastAsia"/>
          <w:sz w:val="21"/>
          <w:szCs w:val="21"/>
        </w:rPr>
        <w:t>“</w:t>
      </w:r>
      <w:r>
        <w:rPr>
          <w:sz w:val="21"/>
          <w:szCs w:val="21"/>
        </w:rPr>
        <w:t>短板动态转移</w:t>
      </w:r>
      <w:r>
        <w:rPr>
          <w:rFonts w:hint="eastAsia"/>
          <w:sz w:val="21"/>
          <w:szCs w:val="21"/>
        </w:rPr>
        <w:t>”</w:t>
      </w:r>
      <w:r>
        <w:rPr>
          <w:sz w:val="21"/>
          <w:szCs w:val="21"/>
        </w:rPr>
        <w:t>方向一致。由式（</w:t>
      </w:r>
      <w:r>
        <w:rPr>
          <w:sz w:val="21"/>
          <w:szCs w:val="21"/>
        </w:rPr>
        <w:t>4</w:t>
      </w:r>
      <w:r>
        <w:rPr>
          <w:sz w:val="21"/>
          <w:szCs w:val="21"/>
        </w:rPr>
        <w:t>），局部弹性</w:t>
      </w:r>
      <m:oMath>
        <m:sSub>
          <m:sSubPr>
            <m:ctrlPr>
              <w:rPr>
                <w:rFonts w:ascii="Cambria Math" w:hAnsi="Cambria Math"/>
              </w:rPr>
            </m:ctrlPr>
          </m:sSubPr>
          <m:e>
            <m:r>
              <w:rPr>
                <w:rFonts w:ascii="Cambria Math" w:hAnsi="Cambria Math"/>
              </w:rPr>
              <m:t>ε</m:t>
            </m:r>
          </m:e>
          <m:sub>
            <m:r>
              <w:rPr>
                <w:rFonts w:ascii="Cambria Math" w:hAnsi="Cambria Math"/>
              </w:rPr>
              <m:t>i</m:t>
            </m:r>
          </m:sub>
        </m:sSub>
      </m:oMath>
      <w:r>
        <w:rPr>
          <w:sz w:val="21"/>
          <w:szCs w:val="21"/>
        </w:rPr>
        <w:t>由子系统偏离三者均值的程度决定，其排序与水平排序同源，两项诊断反映的是同一结构信息。综合来看，样本期内短板在三者之间发生了转移。其中，</w:t>
      </w:r>
      <w:r>
        <w:rPr>
          <w:sz w:val="21"/>
          <w:szCs w:val="21"/>
        </w:rPr>
        <w:t>2016</w:t>
      </w:r>
      <w:r>
        <w:rPr>
          <w:rFonts w:hint="eastAsia"/>
          <w:sz w:val="21"/>
          <w:szCs w:val="21"/>
        </w:rPr>
        <w:t>—</w:t>
      </w:r>
      <w:r>
        <w:rPr>
          <w:sz w:val="21"/>
          <w:szCs w:val="21"/>
        </w:rPr>
        <w:t>2017</w:t>
      </w:r>
      <w:r>
        <w:rPr>
          <w:sz w:val="21"/>
          <w:szCs w:val="21"/>
        </w:rPr>
        <w:t>年生态最弱、</w:t>
      </w:r>
      <w:r>
        <w:rPr>
          <w:sz w:val="21"/>
          <w:szCs w:val="21"/>
        </w:rPr>
        <w:t>2018</w:t>
      </w:r>
      <w:r>
        <w:rPr>
          <w:rFonts w:hint="eastAsia"/>
          <w:sz w:val="21"/>
          <w:szCs w:val="21"/>
        </w:rPr>
        <w:t>—</w:t>
      </w:r>
      <w:r>
        <w:rPr>
          <w:sz w:val="21"/>
          <w:szCs w:val="21"/>
        </w:rPr>
        <w:t>2022</w:t>
      </w:r>
      <w:r>
        <w:rPr>
          <w:sz w:val="21"/>
          <w:szCs w:val="21"/>
        </w:rPr>
        <w:t>年发展最弱，这两段判断是稳健的；</w:t>
      </w:r>
      <w:r>
        <w:rPr>
          <w:sz w:val="21"/>
          <w:szCs w:val="21"/>
        </w:rPr>
        <w:t>2023</w:t>
      </w:r>
      <w:r>
        <w:rPr>
          <w:rFonts w:hint="eastAsia"/>
          <w:sz w:val="21"/>
          <w:szCs w:val="21"/>
        </w:rPr>
        <w:t>—</w:t>
      </w:r>
      <w:r>
        <w:rPr>
          <w:sz w:val="21"/>
          <w:szCs w:val="21"/>
        </w:rPr>
        <w:t>2025</w:t>
      </w:r>
      <w:r>
        <w:rPr>
          <w:sz w:val="21"/>
          <w:szCs w:val="21"/>
        </w:rPr>
        <w:t>年</w:t>
      </w:r>
      <w:r>
        <w:rPr>
          <w:rFonts w:hint="eastAsia"/>
          <w:sz w:val="21"/>
          <w:szCs w:val="21"/>
        </w:rPr>
        <w:t>则</w:t>
      </w:r>
      <w:r>
        <w:rPr>
          <w:sz w:val="21"/>
          <w:szCs w:val="21"/>
        </w:rPr>
        <w:t>弱于前两段（见下文稳健性检验）。这一结果对应</w:t>
      </w:r>
      <w:r>
        <w:rPr>
          <w:sz w:val="21"/>
          <w:szCs w:val="21"/>
        </w:rPr>
        <w:t>H3</w:t>
      </w:r>
      <w:r>
        <w:rPr>
          <w:sz w:val="21"/>
          <w:szCs w:val="21"/>
        </w:rPr>
        <w:t>所述的短板动态。</w:t>
      </w:r>
    </w:p>
    <w:p w14:paraId="6EDD1EB1" w14:textId="77777777" w:rsidR="007C4D1F" w:rsidRDefault="009606D0">
      <w:pPr>
        <w:spacing w:before="260" w:after="120"/>
      </w:pPr>
      <w:r>
        <w:rPr>
          <w:rFonts w:eastAsia="黑体"/>
          <w:b/>
          <w:bCs/>
          <w:sz w:val="28"/>
          <w:szCs w:val="28"/>
        </w:rPr>
        <w:t>五、稳健性检验与补充分析</w:t>
      </w:r>
    </w:p>
    <w:p w14:paraId="33EF634A" w14:textId="77777777" w:rsidR="007C4D1F" w:rsidRDefault="009606D0">
      <w:pPr>
        <w:spacing w:before="160" w:after="80"/>
      </w:pPr>
      <w:r>
        <w:rPr>
          <w:rFonts w:eastAsia="黑体"/>
          <w:b/>
          <w:bCs/>
          <w:sz w:val="21"/>
          <w:szCs w:val="21"/>
        </w:rPr>
        <w:t>（一）与通用高质量发展指数的对照</w:t>
      </w:r>
    </w:p>
    <w:p w14:paraId="01C0D272" w14:textId="77777777" w:rsidR="007C4D1F" w:rsidRDefault="009606D0">
      <w:pPr>
        <w:ind w:firstLine="420"/>
        <w:jc w:val="both"/>
      </w:pPr>
      <w:r>
        <w:rPr>
          <w:sz w:val="21"/>
          <w:szCs w:val="21"/>
        </w:rPr>
        <w:t>为分辨上述发现来自聚合方式还是指标选择，这里以同一</w:t>
      </w:r>
      <w:r>
        <w:rPr>
          <w:sz w:val="21"/>
          <w:szCs w:val="21"/>
        </w:rPr>
        <w:t>13</w:t>
      </w:r>
      <w:r>
        <w:rPr>
          <w:sz w:val="21"/>
          <w:szCs w:val="21"/>
        </w:rPr>
        <w:t>项指标重新分组，构造一个简化的线性加总对照指数。该指数不含创新维度的专门指标，只设协调、绿色、开放、共享四个维度；维度内部等权，四个维度之间取算术平均，以贴合通用高质量发展指数文献的线性加总惯例。</w:t>
      </w:r>
    </w:p>
    <w:p w14:paraId="5D561A9B" w14:textId="77777777" w:rsidR="007C4D1F" w:rsidRDefault="009606D0">
      <w:pPr>
        <w:ind w:firstLine="420"/>
        <w:jc w:val="both"/>
      </w:pPr>
      <w:r>
        <w:rPr>
          <w:sz w:val="21"/>
          <w:szCs w:val="21"/>
        </w:rPr>
        <w:t>两个指数走势的相关系数为</w:t>
      </w:r>
      <w:r>
        <w:rPr>
          <w:sz w:val="21"/>
          <w:szCs w:val="21"/>
        </w:rPr>
        <w:t>0.979</w:t>
      </w:r>
      <w:r>
        <w:rPr>
          <w:sz w:val="21"/>
          <w:szCs w:val="21"/>
        </w:rPr>
        <w:t>，表明两种聚合方式对西藏高质量发展总体趋势的判断基本一致。对照指数的</w:t>
      </w:r>
      <w:r>
        <w:rPr>
          <w:rFonts w:hint="eastAsia"/>
          <w:sz w:val="21"/>
          <w:szCs w:val="21"/>
        </w:rPr>
        <w:t>“</w:t>
      </w:r>
      <w:r>
        <w:rPr>
          <w:sz w:val="21"/>
          <w:szCs w:val="21"/>
        </w:rPr>
        <w:t>绿色</w:t>
      </w:r>
      <w:r>
        <w:rPr>
          <w:rFonts w:hint="eastAsia"/>
          <w:sz w:val="21"/>
          <w:szCs w:val="21"/>
        </w:rPr>
        <w:t>”</w:t>
      </w:r>
      <w:r>
        <w:rPr>
          <w:sz w:val="21"/>
          <w:szCs w:val="21"/>
        </w:rPr>
        <w:t>维度与</w:t>
      </w:r>
      <w:r>
        <w:rPr>
          <w:rFonts w:hint="eastAsia"/>
          <w:sz w:val="21"/>
          <w:szCs w:val="21"/>
        </w:rPr>
        <w:t>“</w:t>
      </w:r>
      <w:r>
        <w:rPr>
          <w:sz w:val="21"/>
          <w:szCs w:val="21"/>
        </w:rPr>
        <w:t>生态</w:t>
      </w:r>
      <w:r>
        <w:rPr>
          <w:rFonts w:hint="eastAsia"/>
          <w:sz w:val="21"/>
          <w:szCs w:val="21"/>
        </w:rPr>
        <w:t>”</w:t>
      </w:r>
      <w:r>
        <w:rPr>
          <w:sz w:val="21"/>
          <w:szCs w:val="21"/>
        </w:rPr>
        <w:t>子系统的走势几乎重合，</w:t>
      </w:r>
      <w:r>
        <w:rPr>
          <w:sz w:val="21"/>
          <w:szCs w:val="21"/>
        </w:rPr>
        <w:t>2016</w:t>
      </w:r>
      <w:r>
        <w:rPr>
          <w:rFonts w:hint="eastAsia"/>
          <w:sz w:val="21"/>
          <w:szCs w:val="21"/>
        </w:rPr>
        <w:t>—</w:t>
      </w:r>
      <w:r>
        <w:rPr>
          <w:sz w:val="21"/>
          <w:szCs w:val="21"/>
        </w:rPr>
        <w:t>2025</w:t>
      </w:r>
      <w:r>
        <w:rPr>
          <w:sz w:val="21"/>
          <w:szCs w:val="21"/>
        </w:rPr>
        <w:t>年分别由</w:t>
      </w:r>
      <w:r>
        <w:rPr>
          <w:sz w:val="21"/>
          <w:szCs w:val="21"/>
        </w:rPr>
        <w:t>0.261</w:t>
      </w:r>
      <w:r>
        <w:rPr>
          <w:sz w:val="21"/>
          <w:szCs w:val="21"/>
        </w:rPr>
        <w:t>升至</w:t>
      </w:r>
      <w:r>
        <w:rPr>
          <w:sz w:val="21"/>
          <w:szCs w:val="21"/>
        </w:rPr>
        <w:t>0.835</w:t>
      </w:r>
      <w:r>
        <w:rPr>
          <w:sz w:val="21"/>
          <w:szCs w:val="21"/>
        </w:rPr>
        <w:t>、由</w:t>
      </w:r>
      <w:r>
        <w:rPr>
          <w:sz w:val="21"/>
          <w:szCs w:val="21"/>
        </w:rPr>
        <w:t>0.267</w:t>
      </w:r>
      <w:r>
        <w:rPr>
          <w:sz w:val="21"/>
          <w:szCs w:val="21"/>
        </w:rPr>
        <w:t>升至</w:t>
      </w:r>
      <w:r>
        <w:rPr>
          <w:sz w:val="21"/>
          <w:szCs w:val="21"/>
        </w:rPr>
        <w:t>0.843</w:t>
      </w:r>
      <w:r>
        <w:rPr>
          <w:sz w:val="21"/>
          <w:szCs w:val="21"/>
        </w:rPr>
        <w:t>。由于二者沿用同一指标集，这一重合是构造性的，表明</w:t>
      </w:r>
      <w:r>
        <w:rPr>
          <w:rFonts w:hint="eastAsia"/>
          <w:sz w:val="21"/>
          <w:szCs w:val="21"/>
        </w:rPr>
        <w:t>“</w:t>
      </w:r>
      <w:r>
        <w:rPr>
          <w:sz w:val="21"/>
          <w:szCs w:val="21"/>
        </w:rPr>
        <w:t>生态跨越式追赶</w:t>
      </w:r>
      <w:r>
        <w:rPr>
          <w:rFonts w:hint="eastAsia"/>
          <w:sz w:val="21"/>
          <w:szCs w:val="21"/>
        </w:rPr>
        <w:t>”</w:t>
      </w:r>
      <w:r>
        <w:rPr>
          <w:sz w:val="21"/>
          <w:szCs w:val="21"/>
        </w:rPr>
        <w:t>源于数据本身而非聚合环节。</w:t>
      </w:r>
    </w:p>
    <w:p w14:paraId="4B47992E" w14:textId="77777777" w:rsidR="007C4D1F" w:rsidRDefault="009606D0">
      <w:pPr>
        <w:ind w:firstLine="420"/>
        <w:jc w:val="both"/>
        <w:rPr>
          <w:sz w:val="21"/>
          <w:szCs w:val="21"/>
        </w:rPr>
      </w:pPr>
      <w:r>
        <w:rPr>
          <w:sz w:val="21"/>
          <w:szCs w:val="21"/>
        </w:rPr>
        <w:t>两者的差异体现在结构层面。对照指数将安全相关指标并入</w:t>
      </w:r>
      <w:r>
        <w:rPr>
          <w:rFonts w:hint="eastAsia"/>
          <w:sz w:val="21"/>
          <w:szCs w:val="21"/>
        </w:rPr>
        <w:t>“</w:t>
      </w:r>
      <w:r>
        <w:rPr>
          <w:sz w:val="21"/>
          <w:szCs w:val="21"/>
        </w:rPr>
        <w:t>共享</w:t>
      </w:r>
      <w:r>
        <w:rPr>
          <w:rFonts w:hint="eastAsia"/>
          <w:sz w:val="21"/>
          <w:szCs w:val="21"/>
        </w:rPr>
        <w:t>”</w:t>
      </w:r>
      <w:r>
        <w:rPr>
          <w:sz w:val="21"/>
          <w:szCs w:val="21"/>
        </w:rPr>
        <w:t>等维度作线性加总，难以单独识别某一阶段是哪个功能维度构成短板；三元结构则以三个具有明确战略功能含义的子系统分别计算，再作弱补偿聚合，因而能够识别生态、发展相继构成相对短板的阶段性转换。</w:t>
      </w:r>
    </w:p>
    <w:p w14:paraId="14CC67A2" w14:textId="77777777" w:rsidR="007C4D1F" w:rsidRDefault="009606D0">
      <w:pPr>
        <w:ind w:firstLine="420"/>
        <w:jc w:val="both"/>
      </w:pPr>
      <w:r>
        <w:rPr>
          <w:sz w:val="21"/>
          <w:szCs w:val="21"/>
        </w:rPr>
        <w:t>两个指数高度相关的原因，可由失衡惩罚项的实际幅度直接说明。由式（</w:t>
      </w:r>
      <w:r>
        <w:rPr>
          <w:sz w:val="21"/>
          <w:szCs w:val="21"/>
        </w:rPr>
        <w:t>4</w:t>
      </w:r>
      <w:r>
        <w:rPr>
          <w:sz w:val="21"/>
          <w:szCs w:val="21"/>
        </w:rPr>
        <w:t>），</w:t>
      </w:r>
      <w:r>
        <w:rPr>
          <w:sz w:val="21"/>
          <w:szCs w:val="21"/>
        </w:rPr>
        <w:t>MPI</w:t>
      </w:r>
      <w:r>
        <w:rPr>
          <w:sz w:val="21"/>
          <w:szCs w:val="21"/>
        </w:rPr>
        <w:t>与三子系统简单均值之差等于标准差与离散系数之积。逐年计算表明，样本期内该惩罚项介于</w:t>
      </w:r>
      <w:r>
        <w:rPr>
          <w:sz w:val="21"/>
          <w:szCs w:val="21"/>
        </w:rPr>
        <w:t>0.000</w:t>
      </w:r>
      <w:r>
        <w:rPr>
          <w:rFonts w:hint="eastAsia"/>
          <w:sz w:val="21"/>
          <w:szCs w:val="21"/>
        </w:rPr>
        <w:t>—</w:t>
      </w:r>
      <w:r>
        <w:rPr>
          <w:sz w:val="21"/>
          <w:szCs w:val="21"/>
        </w:rPr>
        <w:t>0.031</w:t>
      </w:r>
      <w:r>
        <w:rPr>
          <w:sz w:val="21"/>
          <w:szCs w:val="21"/>
        </w:rPr>
        <w:t>之间：</w:t>
      </w:r>
      <w:r>
        <w:rPr>
          <w:sz w:val="21"/>
          <w:szCs w:val="21"/>
        </w:rPr>
        <w:t>2016</w:t>
      </w:r>
      <w:r>
        <w:rPr>
          <w:sz w:val="21"/>
          <w:szCs w:val="21"/>
        </w:rPr>
        <w:t>年三子系统离散系数为</w:t>
      </w:r>
      <w:r>
        <w:rPr>
          <w:sz w:val="21"/>
          <w:szCs w:val="21"/>
        </w:rPr>
        <w:t>0.270</w:t>
      </w:r>
      <w:r>
        <w:rPr>
          <w:sz w:val="21"/>
          <w:szCs w:val="21"/>
        </w:rPr>
        <w:t>，惩罚幅度为</w:t>
      </w:r>
      <w:r>
        <w:rPr>
          <w:sz w:val="21"/>
          <w:szCs w:val="21"/>
        </w:rPr>
        <w:t>0.031</w:t>
      </w:r>
      <w:r>
        <w:rPr>
          <w:sz w:val="21"/>
          <w:szCs w:val="21"/>
        </w:rPr>
        <w:t>；此后子系统间差距收窄，离散系数降至</w:t>
      </w:r>
      <w:r>
        <w:rPr>
          <w:sz w:val="21"/>
          <w:szCs w:val="21"/>
        </w:rPr>
        <w:t>0.026</w:t>
      </w:r>
      <w:r>
        <w:rPr>
          <w:rFonts w:hint="eastAsia"/>
          <w:sz w:val="21"/>
          <w:szCs w:val="21"/>
        </w:rPr>
        <w:t>—</w:t>
      </w:r>
      <w:r>
        <w:rPr>
          <w:sz w:val="21"/>
          <w:szCs w:val="21"/>
        </w:rPr>
        <w:t>0.127</w:t>
      </w:r>
      <w:r>
        <w:rPr>
          <w:sz w:val="21"/>
          <w:szCs w:val="21"/>
        </w:rPr>
        <w:t>，惩罚幅度普遍低于</w:t>
      </w:r>
      <w:r>
        <w:rPr>
          <w:sz w:val="21"/>
          <w:szCs w:val="21"/>
        </w:rPr>
        <w:t>0.008</w:t>
      </w:r>
      <w:r>
        <w:rPr>
          <w:sz w:val="21"/>
          <w:szCs w:val="21"/>
        </w:rPr>
        <w:t>，</w:t>
      </w:r>
      <w:r>
        <w:rPr>
          <w:sz w:val="21"/>
          <w:szCs w:val="21"/>
        </w:rPr>
        <w:t>2024</w:t>
      </w:r>
      <w:r>
        <w:rPr>
          <w:sz w:val="21"/>
          <w:szCs w:val="21"/>
        </w:rPr>
        <w:t>年仅为</w:t>
      </w:r>
      <w:r>
        <w:rPr>
          <w:sz w:val="21"/>
          <w:szCs w:val="21"/>
        </w:rPr>
        <w:t>0.000</w:t>
      </w:r>
      <w:r>
        <w:rPr>
          <w:sz w:val="21"/>
          <w:szCs w:val="21"/>
        </w:rPr>
        <w:t>。这说明在样本中，三子系统的失衡</w:t>
      </w:r>
      <w:r>
        <w:rPr>
          <w:sz w:val="21"/>
          <w:szCs w:val="21"/>
        </w:rPr>
        <w:lastRenderedPageBreak/>
        <w:t>程度本身有限，惩罚机制未对综合指数构成实质修正，两种聚合方式的结果因而高度接近。惩罚项接近于零这一事实本身即构成一项结果：它表明</w:t>
      </w:r>
      <w:r>
        <w:rPr>
          <w:sz w:val="21"/>
          <w:szCs w:val="21"/>
        </w:rPr>
        <w:t>2016</w:t>
      </w:r>
      <w:r>
        <w:rPr>
          <w:rFonts w:hint="eastAsia"/>
          <w:sz w:val="21"/>
          <w:szCs w:val="21"/>
        </w:rPr>
        <w:t>—</w:t>
      </w:r>
      <w:r>
        <w:rPr>
          <w:sz w:val="21"/>
          <w:szCs w:val="21"/>
        </w:rPr>
        <w:t>2025</w:t>
      </w:r>
      <w:r>
        <w:rPr>
          <w:sz w:val="21"/>
          <w:szCs w:val="21"/>
        </w:rPr>
        <w:t>年西藏三元关系总体均衡，尚未出现某一子系统严重掉队的情形。就方法而言，表</w:t>
      </w:r>
      <w:r>
        <w:rPr>
          <w:sz w:val="21"/>
          <w:szCs w:val="21"/>
        </w:rPr>
        <w:t>2</w:t>
      </w:r>
      <w:r>
        <w:rPr>
          <w:sz w:val="21"/>
          <w:szCs w:val="21"/>
        </w:rPr>
        <w:t>的数值对照显示，当子系统差距扩大到</w:t>
      </w:r>
      <w:r>
        <w:rPr>
          <w:sz w:val="21"/>
          <w:szCs w:val="21"/>
        </w:rPr>
        <w:t>(0.9, 0.9, 0.2)</w:t>
      </w:r>
      <w:r>
        <w:rPr>
          <w:sz w:val="21"/>
          <w:szCs w:val="21"/>
        </w:rPr>
        <w:t>一类情形时惩罚幅度可达</w:t>
      </w:r>
      <w:r>
        <w:rPr>
          <w:sz w:val="21"/>
          <w:szCs w:val="21"/>
        </w:rPr>
        <w:t>0.164</w:t>
      </w:r>
      <w:r>
        <w:rPr>
          <w:sz w:val="21"/>
          <w:szCs w:val="21"/>
        </w:rPr>
        <w:t>，弱补偿聚合的区分力在失衡更为明显的区域或更长时段中才会充分体现。</w:t>
      </w:r>
    </w:p>
    <w:p w14:paraId="00B0773D" w14:textId="77777777" w:rsidR="007C4D1F" w:rsidRDefault="009606D0">
      <w:pPr>
        <w:ind w:firstLine="420"/>
        <w:jc w:val="both"/>
      </w:pPr>
      <w:r>
        <w:rPr>
          <w:sz w:val="21"/>
          <w:szCs w:val="21"/>
        </w:rPr>
        <w:t>据此还可以进一步分辨本文增量的来源。对照指数与三元指数之间的差别同时包含两项：一是分组方式，即是否把安全从其他维度中抽出、单列为一个子系统；二是聚合方式，即线性加总还是失衡惩罚。上述惩罚项的实际幅度表明，在本样本中后者几乎不起作用，真正使阶段性短板得以识别的是前者。因此，本文的方法论增量应当归于评价维度的功能性分组；失衡惩罚聚合在此更接近一项与该分组相配套、只在失衡加剧时才会显效的保留机制，其区分力需要在失衡更为明显的区域或更长时段中另行检验。</w:t>
      </w:r>
    </w:p>
    <w:p w14:paraId="0CDB1A48" w14:textId="77777777" w:rsidR="007C4D1F" w:rsidRDefault="009606D0">
      <w:pPr>
        <w:spacing w:before="160" w:after="80"/>
      </w:pPr>
      <w:r>
        <w:rPr>
          <w:rFonts w:eastAsia="黑体"/>
          <w:b/>
          <w:bCs/>
          <w:sz w:val="21"/>
          <w:szCs w:val="21"/>
        </w:rPr>
        <w:t>（二）标准化方法与权重方案的稳健性</w:t>
      </w:r>
    </w:p>
    <w:p w14:paraId="4C8BFBB2" w14:textId="77777777" w:rsidR="007C4D1F" w:rsidRDefault="009606D0">
      <w:pPr>
        <w:ind w:firstLine="420"/>
        <w:jc w:val="both"/>
      </w:pPr>
      <w:r>
        <w:rPr>
          <w:sz w:val="21"/>
          <w:szCs w:val="21"/>
        </w:rPr>
        <w:t>首先是滚动端点稳定性检验。以</w:t>
      </w:r>
      <w:r>
        <w:rPr>
          <w:sz w:val="21"/>
          <w:szCs w:val="21"/>
        </w:rPr>
        <w:t>2016</w:t>
      </w:r>
      <w:r>
        <w:rPr>
          <w:rFonts w:hint="eastAsia"/>
          <w:sz w:val="21"/>
          <w:szCs w:val="21"/>
        </w:rPr>
        <w:t>—</w:t>
      </w:r>
      <w:r>
        <w:rPr>
          <w:sz w:val="21"/>
          <w:szCs w:val="21"/>
        </w:rPr>
        <w:t>2022</w:t>
      </w:r>
      <w:r>
        <w:rPr>
          <w:sz w:val="21"/>
          <w:szCs w:val="21"/>
        </w:rPr>
        <w:t>年的截断样本重算固定基准法的标准化结果，与全样本口径下的同期取值逐年比较，二者完全一致，最大绝对差异为</w:t>
      </w:r>
      <w:r>
        <w:rPr>
          <w:sz w:val="21"/>
          <w:szCs w:val="21"/>
        </w:rPr>
        <w:t>0</w:t>
      </w:r>
      <w:r>
        <w:rPr>
          <w:sz w:val="21"/>
          <w:szCs w:val="21"/>
        </w:rPr>
        <w:t>。同样的截断操作若改用极差标准化，</w:t>
      </w:r>
      <w:r>
        <w:rPr>
          <w:sz w:val="21"/>
          <w:szCs w:val="21"/>
        </w:rPr>
        <w:t>2016</w:t>
      </w:r>
      <w:r>
        <w:rPr>
          <w:rFonts w:hint="eastAsia"/>
          <w:sz w:val="21"/>
          <w:szCs w:val="21"/>
        </w:rPr>
        <w:t>—</w:t>
      </w:r>
      <w:r>
        <w:rPr>
          <w:sz w:val="21"/>
          <w:szCs w:val="21"/>
        </w:rPr>
        <w:t>2022</w:t>
      </w:r>
      <w:r>
        <w:rPr>
          <w:sz w:val="21"/>
          <w:szCs w:val="21"/>
        </w:rPr>
        <w:t>年的取值则出现明显偏移，最大绝对差异达</w:t>
      </w:r>
      <w:r>
        <w:rPr>
          <w:sz w:val="21"/>
          <w:szCs w:val="21"/>
        </w:rPr>
        <w:t>0.229</w:t>
      </w:r>
      <w:r>
        <w:rPr>
          <w:sz w:val="21"/>
          <w:szCs w:val="21"/>
        </w:rPr>
        <w:t>，即协调指数在</w:t>
      </w:r>
      <w:r>
        <w:rPr>
          <w:sz w:val="21"/>
          <w:szCs w:val="21"/>
        </w:rPr>
        <w:t>0</w:t>
      </w:r>
      <w:r>
        <w:rPr>
          <w:rFonts w:hint="eastAsia"/>
          <w:sz w:val="21"/>
          <w:szCs w:val="21"/>
        </w:rPr>
        <w:t>—</w:t>
      </w:r>
      <w:r>
        <w:rPr>
          <w:sz w:val="21"/>
          <w:szCs w:val="21"/>
        </w:rPr>
        <w:t>1</w:t>
      </w:r>
      <w:r>
        <w:rPr>
          <w:sz w:val="21"/>
          <w:szCs w:val="21"/>
        </w:rPr>
        <w:t>量表上偏移约</w:t>
      </w:r>
      <w:r>
        <w:rPr>
          <w:sz w:val="21"/>
          <w:szCs w:val="21"/>
        </w:rPr>
        <w:t>23</w:t>
      </w:r>
      <w:r>
        <w:rPr>
          <w:sz w:val="21"/>
          <w:szCs w:val="21"/>
        </w:rPr>
        <w:t>个百分点，而且历史年份的偏移方向并不一致。</w:t>
      </w:r>
      <w:r>
        <w:rPr>
          <w:rFonts w:hint="eastAsia"/>
          <w:sz w:val="21"/>
          <w:szCs w:val="21"/>
        </w:rPr>
        <w:t>上述</w:t>
      </w:r>
      <w:r>
        <w:rPr>
          <w:sz w:val="21"/>
          <w:szCs w:val="21"/>
        </w:rPr>
        <w:t>差异按</w:t>
      </w:r>
      <w:r>
        <w:rPr>
          <w:sz w:val="21"/>
          <w:szCs w:val="21"/>
        </w:rPr>
        <w:t>MPI</w:t>
      </w:r>
      <w:r>
        <w:rPr>
          <w:sz w:val="21"/>
          <w:szCs w:val="21"/>
        </w:rPr>
        <w:t>协调指数层计算；若按指标层标准化值计算，最大绝对差异达</w:t>
      </w:r>
      <w:r>
        <w:rPr>
          <w:sz w:val="21"/>
          <w:szCs w:val="21"/>
        </w:rPr>
        <w:t>0.615</w:t>
      </w:r>
      <w:r>
        <w:rPr>
          <w:sz w:val="21"/>
          <w:szCs w:val="21"/>
        </w:rPr>
        <w:t>。这表明，在固定基准法下，历史年份不会因未来数据加入而被回溯改写，极差标准化则存在这一问题。</w:t>
      </w:r>
    </w:p>
    <w:p w14:paraId="3143C234" w14:textId="77777777" w:rsidR="007C4D1F" w:rsidRDefault="009606D0">
      <w:pPr>
        <w:ind w:firstLine="420"/>
        <w:jc w:val="both"/>
      </w:pPr>
      <w:r>
        <w:rPr>
          <w:sz w:val="21"/>
          <w:szCs w:val="21"/>
        </w:rPr>
        <w:t>其次是权重集中度检验。以</w:t>
      </w:r>
      <w:r>
        <w:rPr>
          <w:sz w:val="21"/>
          <w:szCs w:val="21"/>
        </w:rPr>
        <w:t>CRITIC</w:t>
      </w:r>
      <w:r>
        <w:rPr>
          <w:rFonts w:hint="eastAsia"/>
          <w:sz w:val="21"/>
          <w:szCs w:val="21"/>
        </w:rPr>
        <w:t>—</w:t>
      </w:r>
      <w:r>
        <w:rPr>
          <w:sz w:val="21"/>
          <w:szCs w:val="21"/>
        </w:rPr>
        <w:t>熵值组合权重重算的结果显示，权重高度集中于森林覆盖率（</w:t>
      </w:r>
      <w:r>
        <w:rPr>
          <w:sz w:val="21"/>
          <w:szCs w:val="21"/>
        </w:rPr>
        <w:t>0.303</w:t>
      </w:r>
      <w:r>
        <w:rPr>
          <w:sz w:val="21"/>
          <w:szCs w:val="21"/>
        </w:rPr>
        <w:t>）、外向度（</w:t>
      </w:r>
      <w:r>
        <w:rPr>
          <w:sz w:val="21"/>
          <w:szCs w:val="21"/>
        </w:rPr>
        <w:t>0.228</w:t>
      </w:r>
      <w:r>
        <w:rPr>
          <w:sz w:val="21"/>
          <w:szCs w:val="21"/>
        </w:rPr>
        <w:t>）、草原综合植被盖度（</w:t>
      </w:r>
      <w:r>
        <w:rPr>
          <w:sz w:val="21"/>
          <w:szCs w:val="21"/>
        </w:rPr>
        <w:t>0.195</w:t>
      </w:r>
      <w:r>
        <w:rPr>
          <w:sz w:val="21"/>
          <w:szCs w:val="21"/>
        </w:rPr>
        <w:t>）和单位</w:t>
      </w:r>
      <w:r>
        <w:rPr>
          <w:sz w:val="21"/>
          <w:szCs w:val="21"/>
        </w:rPr>
        <w:t>GDP</w:t>
      </w:r>
      <w:r>
        <w:rPr>
          <w:sz w:val="21"/>
          <w:szCs w:val="21"/>
        </w:rPr>
        <w:t>能耗指数（</w:t>
      </w:r>
      <w:r>
        <w:rPr>
          <w:sz w:val="21"/>
          <w:szCs w:val="21"/>
        </w:rPr>
        <w:t>0.101</w:t>
      </w:r>
      <w:r>
        <w:rPr>
          <w:sz w:val="21"/>
          <w:szCs w:val="21"/>
        </w:rPr>
        <w:t>）四项，合计约</w:t>
      </w:r>
      <w:r>
        <w:rPr>
          <w:sz w:val="21"/>
          <w:szCs w:val="21"/>
        </w:rPr>
        <w:t>83%</w:t>
      </w:r>
      <w:r>
        <w:rPr>
          <w:sz w:val="21"/>
          <w:szCs w:val="21"/>
        </w:rPr>
        <w:t>，其余</w:t>
      </w:r>
      <w:r>
        <w:rPr>
          <w:sz w:val="21"/>
          <w:szCs w:val="21"/>
        </w:rPr>
        <w:t>9</w:t>
      </w:r>
      <w:r>
        <w:rPr>
          <w:sz w:val="21"/>
          <w:szCs w:val="21"/>
        </w:rPr>
        <w:t>项合计仅</w:t>
      </w:r>
      <w:r>
        <w:rPr>
          <w:sz w:val="21"/>
          <w:szCs w:val="21"/>
        </w:rPr>
        <w:t>17%</w:t>
      </w:r>
      <w:r>
        <w:rPr>
          <w:sz w:val="21"/>
          <w:szCs w:val="21"/>
        </w:rPr>
        <w:t>，安全类指标的权重普遍低于</w:t>
      </w:r>
      <w:r>
        <w:rPr>
          <w:sz w:val="21"/>
          <w:szCs w:val="21"/>
        </w:rPr>
        <w:t>1.2%</w:t>
      </w:r>
      <w:r>
        <w:rPr>
          <w:sz w:val="21"/>
          <w:szCs w:val="21"/>
        </w:rPr>
        <w:t>。</w:t>
      </w:r>
      <w:r>
        <w:rPr>
          <w:rFonts w:hint="eastAsia"/>
          <w:sz w:val="21"/>
          <w:szCs w:val="21"/>
        </w:rPr>
        <w:t>该</w:t>
      </w:r>
      <w:r>
        <w:rPr>
          <w:sz w:val="21"/>
          <w:szCs w:val="21"/>
        </w:rPr>
        <w:t>结果支持子系统合成采用等权而不是客观赋权：纯统计驱动的赋权会被样本期内方差较大的少数指标主导，忽略趋势平稳但同样重要的指标。客观赋权因此只用于结构性贡献缺口诊断与稳健性对照。</w:t>
      </w:r>
    </w:p>
    <w:p w14:paraId="0F7E21A8" w14:textId="77777777" w:rsidR="007C4D1F" w:rsidRDefault="009606D0">
      <w:pPr>
        <w:ind w:firstLine="420"/>
        <w:jc w:val="both"/>
      </w:pPr>
      <w:r>
        <w:rPr>
          <w:sz w:val="21"/>
          <w:szCs w:val="21"/>
        </w:rPr>
        <w:t>最后是上限设定的扰动检验。对表</w:t>
      </w:r>
      <w:r>
        <w:rPr>
          <w:sz w:val="21"/>
          <w:szCs w:val="21"/>
        </w:rPr>
        <w:t>1</w:t>
      </w:r>
      <w:r>
        <w:rPr>
          <w:sz w:val="21"/>
          <w:szCs w:val="21"/>
        </w:rPr>
        <w:t>注</w:t>
      </w:r>
      <w:r>
        <w:rPr>
          <w:sz w:val="21"/>
          <w:szCs w:val="21"/>
        </w:rPr>
        <w:t>①</w:t>
      </w:r>
      <w:r>
        <w:rPr>
          <w:sz w:val="21"/>
          <w:szCs w:val="21"/>
        </w:rPr>
        <w:t>所列五项惯例性上限分别作</w:t>
      </w:r>
      <w:r>
        <w:rPr>
          <w:sz w:val="21"/>
          <w:szCs w:val="21"/>
        </w:rPr>
        <w:t>±25%</w:t>
      </w:r>
      <w:r>
        <w:rPr>
          <w:sz w:val="21"/>
          <w:szCs w:val="21"/>
        </w:rPr>
        <w:t>调整并重算，在所有扰动情形下，</w:t>
      </w:r>
      <w:r>
        <w:rPr>
          <w:sz w:val="21"/>
          <w:szCs w:val="21"/>
        </w:rPr>
        <w:t>MPI</w:t>
      </w:r>
      <w:r>
        <w:rPr>
          <w:sz w:val="21"/>
          <w:szCs w:val="21"/>
        </w:rPr>
        <w:t>协调指数逐年单调不减的总体趋势都没有改变。这说明</w:t>
      </w:r>
      <w:r>
        <w:rPr>
          <w:rFonts w:hint="eastAsia"/>
          <w:sz w:val="21"/>
          <w:szCs w:val="21"/>
        </w:rPr>
        <w:t>“</w:t>
      </w:r>
      <w:r>
        <w:rPr>
          <w:sz w:val="21"/>
          <w:szCs w:val="21"/>
        </w:rPr>
        <w:t>三子系统总体改善、协调状态稳步提升</w:t>
      </w:r>
      <w:r>
        <w:rPr>
          <w:rFonts w:hint="eastAsia"/>
          <w:sz w:val="21"/>
          <w:szCs w:val="21"/>
        </w:rPr>
        <w:t>”该</w:t>
      </w:r>
      <w:r>
        <w:rPr>
          <w:sz w:val="21"/>
          <w:szCs w:val="21"/>
        </w:rPr>
        <w:t>核心结论不受影响。但</w:t>
      </w:r>
      <w:r>
        <w:rPr>
          <w:rFonts w:hint="eastAsia"/>
          <w:sz w:val="21"/>
          <w:szCs w:val="21"/>
        </w:rPr>
        <w:t>“</w:t>
      </w:r>
      <w:r>
        <w:rPr>
          <w:sz w:val="21"/>
          <w:szCs w:val="21"/>
        </w:rPr>
        <w:t>2023</w:t>
      </w:r>
      <w:r>
        <w:rPr>
          <w:rFonts w:hint="eastAsia"/>
          <w:sz w:val="21"/>
          <w:szCs w:val="21"/>
        </w:rPr>
        <w:t>—</w:t>
      </w:r>
      <w:r>
        <w:rPr>
          <w:sz w:val="21"/>
          <w:szCs w:val="21"/>
        </w:rPr>
        <w:t>2025</w:t>
      </w:r>
      <w:r>
        <w:rPr>
          <w:sz w:val="21"/>
          <w:szCs w:val="21"/>
        </w:rPr>
        <w:t>年安全转为相对短板</w:t>
      </w:r>
      <w:r>
        <w:rPr>
          <w:rFonts w:hint="eastAsia"/>
          <w:sz w:val="21"/>
          <w:szCs w:val="21"/>
        </w:rPr>
        <w:t>”</w:t>
      </w:r>
      <w:r>
        <w:rPr>
          <w:sz w:val="21"/>
          <w:szCs w:val="21"/>
        </w:rPr>
        <w:t>的阶段性排序，对惯例性上限设定较为敏感。</w:t>
      </w:r>
    </w:p>
    <w:p w14:paraId="74DDD88F" w14:textId="77777777" w:rsidR="007C4D1F" w:rsidRDefault="009606D0">
      <w:pPr>
        <w:ind w:firstLine="420"/>
        <w:jc w:val="both"/>
      </w:pPr>
      <w:r>
        <w:rPr>
          <w:sz w:val="21"/>
          <w:szCs w:val="21"/>
        </w:rPr>
        <w:t>惯例性上限的设定还有两处需要说明。</w:t>
      </w:r>
      <w:r>
        <w:rPr>
          <w:sz w:val="21"/>
          <w:szCs w:val="21"/>
        </w:rPr>
        <w:t>E2</w:t>
      </w:r>
      <w:r>
        <w:rPr>
          <w:sz w:val="21"/>
          <w:szCs w:val="21"/>
        </w:rPr>
        <w:t>（森林覆盖率）的标准化区间跨度仅</w:t>
      </w:r>
      <w:r>
        <w:rPr>
          <w:sz w:val="21"/>
          <w:szCs w:val="21"/>
        </w:rPr>
        <w:t>0.53</w:t>
      </w:r>
      <w:r>
        <w:rPr>
          <w:sz w:val="21"/>
          <w:szCs w:val="21"/>
        </w:rPr>
        <w:t>个百分点，是全部指标中相对跨度最窄者之一，统计口径的微小年度调整就可能造成标准化值的较大波动。同时，</w:t>
      </w:r>
      <w:r>
        <w:rPr>
          <w:sz w:val="21"/>
          <w:szCs w:val="21"/>
        </w:rPr>
        <w:t>2025</w:t>
      </w:r>
      <w:r>
        <w:rPr>
          <w:sz w:val="21"/>
          <w:szCs w:val="21"/>
        </w:rPr>
        <w:t>年的实际完成值（</w:t>
      </w:r>
      <w:r>
        <w:rPr>
          <w:sz w:val="21"/>
          <w:szCs w:val="21"/>
        </w:rPr>
        <w:t>12.54%</w:t>
      </w:r>
      <w:r>
        <w:rPr>
          <w:sz w:val="21"/>
          <w:szCs w:val="21"/>
        </w:rPr>
        <w:t>）已超出</w:t>
      </w:r>
      <w:r>
        <w:rPr>
          <w:sz w:val="21"/>
          <w:szCs w:val="21"/>
        </w:rPr>
        <w:t>12.51%</w:t>
      </w:r>
      <w:r>
        <w:rPr>
          <w:sz w:val="21"/>
          <w:szCs w:val="21"/>
        </w:rPr>
        <w:t>的规划目标上限，按式（</w:t>
      </w:r>
      <w:r>
        <w:rPr>
          <w:sz w:val="21"/>
          <w:szCs w:val="21"/>
        </w:rPr>
        <w:t>1</w:t>
      </w:r>
      <w:r>
        <w:rPr>
          <w:sz w:val="21"/>
          <w:szCs w:val="21"/>
        </w:rPr>
        <w:t>）的截断规则被压至标准化上限，因此</w:t>
      </w:r>
      <w:r>
        <w:rPr>
          <w:sz w:val="21"/>
          <w:szCs w:val="21"/>
        </w:rPr>
        <w:t>2025</w:t>
      </w:r>
      <w:r>
        <w:rPr>
          <w:sz w:val="21"/>
          <w:szCs w:val="21"/>
        </w:rPr>
        <w:t>年生态子系统的跃升中，</w:t>
      </w:r>
      <w:r>
        <w:rPr>
          <w:sz w:val="21"/>
          <w:szCs w:val="21"/>
        </w:rPr>
        <w:t>E2</w:t>
      </w:r>
      <w:r>
        <w:rPr>
          <w:sz w:val="21"/>
          <w:szCs w:val="21"/>
        </w:rPr>
        <w:t>一项的边际贡献存在封顶效应，无法进一步区分超出目标部分的实际改善幅度。相比之下，</w:t>
      </w:r>
      <w:r>
        <w:rPr>
          <w:sz w:val="21"/>
          <w:szCs w:val="21"/>
        </w:rPr>
        <w:t>E4</w:t>
      </w:r>
      <w:r>
        <w:rPr>
          <w:sz w:val="21"/>
          <w:szCs w:val="21"/>
        </w:rPr>
        <w:t>的标准化区间跨度为</w:t>
      </w:r>
      <w:r>
        <w:rPr>
          <w:sz w:val="21"/>
          <w:szCs w:val="21"/>
        </w:rPr>
        <w:t>7.7</w:t>
      </w:r>
      <w:r>
        <w:rPr>
          <w:sz w:val="21"/>
          <w:szCs w:val="21"/>
        </w:rPr>
        <w:t>个百分点，</w:t>
      </w:r>
      <w:r>
        <w:rPr>
          <w:sz w:val="21"/>
          <w:szCs w:val="21"/>
        </w:rPr>
        <w:t>2025</w:t>
      </w:r>
      <w:r>
        <w:rPr>
          <w:sz w:val="21"/>
          <w:szCs w:val="21"/>
        </w:rPr>
        <w:t>年实际值</w:t>
      </w:r>
      <w:r>
        <w:rPr>
          <w:sz w:val="21"/>
          <w:szCs w:val="21"/>
        </w:rPr>
        <w:t>48.07%</w:t>
      </w:r>
      <w:r>
        <w:rPr>
          <w:sz w:val="21"/>
          <w:szCs w:val="21"/>
        </w:rPr>
        <w:t>未触及</w:t>
      </w:r>
      <w:r>
        <w:rPr>
          <w:sz w:val="21"/>
          <w:szCs w:val="21"/>
        </w:rPr>
        <w:t>50%</w:t>
      </w:r>
      <w:r>
        <w:rPr>
          <w:sz w:val="21"/>
          <w:szCs w:val="21"/>
        </w:rPr>
        <w:t>的规划目标上限，不存在同类封顶效应。</w:t>
      </w:r>
    </w:p>
    <w:p w14:paraId="7DC9DE6E" w14:textId="77777777" w:rsidR="007C4D1F" w:rsidRDefault="009606D0">
      <w:pPr>
        <w:ind w:firstLine="420"/>
        <w:jc w:val="both"/>
      </w:pPr>
      <w:r>
        <w:rPr>
          <w:sz w:val="21"/>
          <w:szCs w:val="21"/>
        </w:rPr>
        <w:t>另一处是</w:t>
      </w:r>
      <w:r>
        <w:rPr>
          <w:sz w:val="21"/>
          <w:szCs w:val="21"/>
        </w:rPr>
        <w:t>D3</w:t>
      </w:r>
      <w:r>
        <w:rPr>
          <w:sz w:val="21"/>
          <w:szCs w:val="21"/>
        </w:rPr>
        <w:t>。在表</w:t>
      </w:r>
      <w:r>
        <w:rPr>
          <w:sz w:val="21"/>
          <w:szCs w:val="21"/>
        </w:rPr>
        <w:t>1</w:t>
      </w:r>
      <w:r>
        <w:rPr>
          <w:sz w:val="21"/>
          <w:szCs w:val="21"/>
        </w:rPr>
        <w:t>注</w:t>
      </w:r>
      <w:r>
        <w:rPr>
          <w:sz w:val="21"/>
          <w:szCs w:val="21"/>
        </w:rPr>
        <w:t>①</w:t>
      </w:r>
      <w:r>
        <w:rPr>
          <w:sz w:val="21"/>
          <w:szCs w:val="21"/>
        </w:rPr>
        <w:t>所列的五项惯例性上限中，</w:t>
      </w:r>
      <w:r>
        <w:rPr>
          <w:sz w:val="21"/>
          <w:szCs w:val="21"/>
        </w:rPr>
        <w:t>D3</w:t>
      </w:r>
      <w:r>
        <w:rPr>
          <w:sz w:val="21"/>
          <w:szCs w:val="21"/>
        </w:rPr>
        <w:t>外向度的倍数最高，未能检索到对应的官方规划依据，倍数选择的主观性较强。</w:t>
      </w:r>
      <w:r>
        <w:rPr>
          <w:sz w:val="21"/>
          <w:szCs w:val="21"/>
        </w:rPr>
        <w:t>D3</w:t>
      </w:r>
      <w:r>
        <w:rPr>
          <w:sz w:val="21"/>
          <w:szCs w:val="21"/>
        </w:rPr>
        <w:t>同时又是表</w:t>
      </w:r>
      <w:r>
        <w:rPr>
          <w:sz w:val="21"/>
          <w:szCs w:val="21"/>
        </w:rPr>
        <w:t>4</w:t>
      </w:r>
      <w:r>
        <w:rPr>
          <w:sz w:val="21"/>
          <w:szCs w:val="21"/>
        </w:rPr>
        <w:t>结构性贡献缺口中占比最高的单项指标，因此该占比应当结合本节的扰动检验谨慎解读。</w:t>
      </w:r>
    </w:p>
    <w:p w14:paraId="44672529" w14:textId="77777777" w:rsidR="007C4D1F" w:rsidRDefault="009606D0">
      <w:pPr>
        <w:ind w:firstLine="420"/>
        <w:jc w:val="both"/>
      </w:pPr>
      <w:r>
        <w:rPr>
          <w:sz w:val="21"/>
          <w:szCs w:val="21"/>
        </w:rPr>
        <w:t>上述检验针对的都是单一基准取值的变动，还有一项更基础的限制未能由此覆盖：三个子系统的标准化基准在性质上并不同质。生态的</w:t>
      </w:r>
      <w:r>
        <w:rPr>
          <w:sz w:val="21"/>
          <w:szCs w:val="21"/>
        </w:rPr>
        <w:t>E2</w:t>
      </w:r>
      <w:r>
        <w:rPr>
          <w:sz w:val="21"/>
          <w:szCs w:val="21"/>
        </w:rPr>
        <w:t>、</w:t>
      </w:r>
      <w:r>
        <w:rPr>
          <w:sz w:val="21"/>
          <w:szCs w:val="21"/>
        </w:rPr>
        <w:t>E4</w:t>
      </w:r>
      <w:r>
        <w:rPr>
          <w:sz w:val="21"/>
          <w:szCs w:val="21"/>
        </w:rPr>
        <w:t>以</w:t>
      </w:r>
      <w:r>
        <w:rPr>
          <w:rFonts w:hint="eastAsia"/>
          <w:sz w:val="21"/>
          <w:szCs w:val="21"/>
        </w:rPr>
        <w:t>“</w:t>
      </w:r>
      <w:r>
        <w:rPr>
          <w:sz w:val="21"/>
          <w:szCs w:val="21"/>
        </w:rPr>
        <w:t>十四五</w:t>
      </w:r>
      <w:r>
        <w:rPr>
          <w:rFonts w:hint="eastAsia"/>
          <w:sz w:val="21"/>
          <w:szCs w:val="21"/>
        </w:rPr>
        <w:t>”</w:t>
      </w:r>
      <w:r>
        <w:rPr>
          <w:sz w:val="21"/>
          <w:szCs w:val="21"/>
        </w:rPr>
        <w:t>规划目标的达成度为尺度，发展的</w:t>
      </w:r>
      <w:r>
        <w:rPr>
          <w:sz w:val="21"/>
          <w:szCs w:val="21"/>
        </w:rPr>
        <w:t>D1</w:t>
      </w:r>
      <w:r>
        <w:rPr>
          <w:sz w:val="21"/>
          <w:szCs w:val="21"/>
        </w:rPr>
        <w:t>、</w:t>
      </w:r>
      <w:r>
        <w:rPr>
          <w:sz w:val="21"/>
          <w:szCs w:val="21"/>
        </w:rPr>
        <w:t>D2</w:t>
      </w:r>
      <w:r>
        <w:rPr>
          <w:sz w:val="21"/>
          <w:szCs w:val="21"/>
        </w:rPr>
        <w:t>以相对全国水平为尺度，其余指标则采用</w:t>
      </w:r>
      <w:r>
        <w:rPr>
          <w:rFonts w:hint="eastAsia"/>
          <w:sz w:val="21"/>
          <w:szCs w:val="21"/>
        </w:rPr>
        <w:t>“</w:t>
      </w:r>
      <w:r>
        <w:rPr>
          <w:sz w:val="21"/>
          <w:szCs w:val="21"/>
        </w:rPr>
        <w:t>0</w:t>
      </w:r>
      <w:r>
        <w:rPr>
          <w:sz w:val="21"/>
          <w:szCs w:val="21"/>
        </w:rPr>
        <w:t>为下限、留有余量的整数为上限</w:t>
      </w:r>
      <w:r>
        <w:rPr>
          <w:rFonts w:hint="eastAsia"/>
          <w:sz w:val="21"/>
          <w:szCs w:val="21"/>
        </w:rPr>
        <w:t>”</w:t>
      </w:r>
      <w:r>
        <w:rPr>
          <w:sz w:val="21"/>
          <w:szCs w:val="21"/>
        </w:rPr>
        <w:t>的惯例设定。三个子系统指数因而是三把不同尺子上的读数，而失衡惩罚、短板识别与局部敏感性都建立在跨子系统的水平比较之上。这意味着</w:t>
      </w:r>
      <w:r>
        <w:rPr>
          <w:rFonts w:hint="eastAsia"/>
          <w:sz w:val="21"/>
          <w:szCs w:val="21"/>
        </w:rPr>
        <w:t>“</w:t>
      </w:r>
      <w:r>
        <w:rPr>
          <w:sz w:val="21"/>
          <w:szCs w:val="21"/>
        </w:rPr>
        <w:t>哪个子系统最弱</w:t>
      </w:r>
      <w:r>
        <w:rPr>
          <w:rFonts w:hint="eastAsia"/>
          <w:sz w:val="21"/>
          <w:szCs w:val="21"/>
        </w:rPr>
        <w:t>”</w:t>
      </w:r>
      <w:r>
        <w:rPr>
          <w:sz w:val="21"/>
          <w:szCs w:val="21"/>
        </w:rPr>
        <w:t>在一定程度上取决于基准类型的选择；扰动检验与留一法覆盖的是同一类基准内部的取值变动，基准类型之间的不可通约性不在其范围之内。本文据此把短板识别的结论分为两层：</w:t>
      </w:r>
      <w:r>
        <w:rPr>
          <w:sz w:val="21"/>
          <w:szCs w:val="21"/>
        </w:rPr>
        <w:t>201</w:t>
      </w:r>
      <w:r>
        <w:rPr>
          <w:rFonts w:hint="eastAsia"/>
          <w:sz w:val="21"/>
          <w:szCs w:val="21"/>
        </w:rPr>
        <w:t>6</w:t>
      </w:r>
      <w:r>
        <w:rPr>
          <w:rFonts w:hint="eastAsia"/>
          <w:sz w:val="21"/>
          <w:szCs w:val="21"/>
        </w:rPr>
        <w:t>—</w:t>
      </w:r>
      <w:r>
        <w:rPr>
          <w:sz w:val="21"/>
          <w:szCs w:val="21"/>
        </w:rPr>
        <w:t>2017</w:t>
      </w:r>
      <w:r>
        <w:rPr>
          <w:sz w:val="21"/>
          <w:szCs w:val="21"/>
        </w:rPr>
        <w:t>年与</w:t>
      </w:r>
      <w:r>
        <w:rPr>
          <w:sz w:val="21"/>
          <w:szCs w:val="21"/>
        </w:rPr>
        <w:t>2018</w:t>
      </w:r>
      <w:r>
        <w:rPr>
          <w:rFonts w:hint="eastAsia"/>
          <w:sz w:val="21"/>
          <w:szCs w:val="21"/>
        </w:rPr>
        <w:t>—</w:t>
      </w:r>
      <w:r>
        <w:rPr>
          <w:sz w:val="21"/>
          <w:szCs w:val="21"/>
        </w:rPr>
        <w:t>2022</w:t>
      </w:r>
      <w:r>
        <w:rPr>
          <w:sz w:val="21"/>
          <w:szCs w:val="21"/>
        </w:rPr>
        <w:t>年的判断在多种设定下稳健，末段的安全信号属初步观察。</w:t>
      </w:r>
    </w:p>
    <w:p w14:paraId="440971D5" w14:textId="77777777" w:rsidR="007C4D1F" w:rsidRDefault="009606D0">
      <w:pPr>
        <w:spacing w:before="160" w:after="80"/>
      </w:pPr>
      <w:r>
        <w:rPr>
          <w:rFonts w:eastAsia="黑体"/>
          <w:b/>
          <w:bCs/>
          <w:sz w:val="21"/>
          <w:szCs w:val="21"/>
        </w:rPr>
        <w:t>（三）关键指标的留一法检验</w:t>
      </w:r>
    </w:p>
    <w:p w14:paraId="3960CD59" w14:textId="77777777" w:rsidR="007C4D1F" w:rsidRDefault="009606D0">
      <w:pPr>
        <w:ind w:firstLine="420"/>
        <w:jc w:val="both"/>
      </w:pPr>
      <w:r>
        <w:rPr>
          <w:sz w:val="21"/>
          <w:szCs w:val="21"/>
        </w:rPr>
        <w:lastRenderedPageBreak/>
        <w:t>逐一剔除</w:t>
      </w:r>
      <w:r>
        <w:rPr>
          <w:sz w:val="21"/>
          <w:szCs w:val="21"/>
        </w:rPr>
        <w:t>13</w:t>
      </w:r>
      <w:r>
        <w:rPr>
          <w:sz w:val="21"/>
          <w:szCs w:val="21"/>
        </w:rPr>
        <w:t>项指标后重算等权主模型，结果见表</w:t>
      </w:r>
      <w:r>
        <w:rPr>
          <w:sz w:val="21"/>
          <w:szCs w:val="21"/>
        </w:rPr>
        <w:t>6</w:t>
      </w:r>
      <w:r>
        <w:rPr>
          <w:sz w:val="21"/>
          <w:szCs w:val="21"/>
        </w:rPr>
        <w:t>；表</w:t>
      </w:r>
      <w:r>
        <w:rPr>
          <w:sz w:val="21"/>
          <w:szCs w:val="21"/>
        </w:rPr>
        <w:t>6</w:t>
      </w:r>
      <w:r>
        <w:rPr>
          <w:sz w:val="21"/>
          <w:szCs w:val="21"/>
        </w:rPr>
        <w:t>列出分别来自安全、发展、生态三子系统的</w:t>
      </w:r>
      <w:r>
        <w:rPr>
          <w:sz w:val="21"/>
          <w:szCs w:val="21"/>
        </w:rPr>
        <w:t>5</w:t>
      </w:r>
      <w:r>
        <w:rPr>
          <w:sz w:val="21"/>
          <w:szCs w:val="21"/>
        </w:rPr>
        <w:t>项代表性指标，完整</w:t>
      </w:r>
      <w:r>
        <w:rPr>
          <w:sz w:val="21"/>
          <w:szCs w:val="21"/>
        </w:rPr>
        <w:t>13</w:t>
      </w:r>
      <w:r>
        <w:rPr>
          <w:sz w:val="21"/>
          <w:szCs w:val="21"/>
        </w:rPr>
        <w:t>项见附表</w:t>
      </w:r>
      <w:r>
        <w:rPr>
          <w:sz w:val="21"/>
          <w:szCs w:val="21"/>
        </w:rPr>
        <w:t>A1</w:t>
      </w:r>
      <w:r>
        <w:rPr>
          <w:sz w:val="21"/>
          <w:szCs w:val="21"/>
        </w:rPr>
        <w:t>。</w:t>
      </w:r>
      <w:r>
        <w:rPr>
          <w:rFonts w:hint="eastAsia"/>
          <w:sz w:val="21"/>
          <w:szCs w:val="21"/>
        </w:rPr>
        <w:t>“</w:t>
      </w:r>
      <w:r>
        <w:rPr>
          <w:sz w:val="21"/>
          <w:szCs w:val="21"/>
        </w:rPr>
        <w:t>发展在样本中期相对偏弱</w:t>
      </w:r>
      <w:r>
        <w:rPr>
          <w:rFonts w:hint="eastAsia"/>
          <w:sz w:val="21"/>
          <w:szCs w:val="21"/>
        </w:rPr>
        <w:t>”的</w:t>
      </w:r>
      <w:r>
        <w:rPr>
          <w:sz w:val="21"/>
          <w:szCs w:val="21"/>
        </w:rPr>
        <w:t>方向性判断，其具体年数在不同设定下在</w:t>
      </w:r>
      <w:r>
        <w:rPr>
          <w:sz w:val="21"/>
          <w:szCs w:val="21"/>
        </w:rPr>
        <w:t>2</w:t>
      </w:r>
      <w:r>
        <w:rPr>
          <w:rFonts w:hint="eastAsia"/>
          <w:sz w:val="21"/>
          <w:szCs w:val="21"/>
        </w:rPr>
        <w:t>—</w:t>
      </w:r>
      <w:r>
        <w:rPr>
          <w:sz w:val="21"/>
          <w:szCs w:val="21"/>
        </w:rPr>
        <w:t>9</w:t>
      </w:r>
      <w:r>
        <w:rPr>
          <w:sz w:val="21"/>
          <w:szCs w:val="21"/>
        </w:rPr>
        <w:t>年之间波动，其中</w:t>
      </w:r>
      <w:r>
        <w:rPr>
          <w:sz w:val="21"/>
          <w:szCs w:val="21"/>
        </w:rPr>
        <w:t>13</w:t>
      </w:r>
      <w:r>
        <w:rPr>
          <w:sz w:val="21"/>
          <w:szCs w:val="21"/>
        </w:rPr>
        <w:t>项设定有</w:t>
      </w:r>
      <w:r>
        <w:rPr>
          <w:sz w:val="21"/>
          <w:szCs w:val="21"/>
        </w:rPr>
        <w:t>11</w:t>
      </w:r>
      <w:r>
        <w:rPr>
          <w:sz w:val="21"/>
          <w:szCs w:val="21"/>
        </w:rPr>
        <w:t>项不少于</w:t>
      </w:r>
      <w:r>
        <w:rPr>
          <w:sz w:val="21"/>
          <w:szCs w:val="21"/>
        </w:rPr>
        <w:t>3</w:t>
      </w:r>
      <w:r>
        <w:rPr>
          <w:sz w:val="21"/>
          <w:szCs w:val="21"/>
        </w:rPr>
        <w:t>年（完整结果见附表</w:t>
      </w:r>
      <w:r>
        <w:rPr>
          <w:sz w:val="21"/>
          <w:szCs w:val="21"/>
        </w:rPr>
        <w:t>A1</w:t>
      </w:r>
      <w:r>
        <w:rPr>
          <w:sz w:val="21"/>
          <w:szCs w:val="21"/>
        </w:rPr>
        <w:t>）。据此可以区分强、弱两层结论：强结论是</w:t>
      </w:r>
      <w:r>
        <w:rPr>
          <w:sz w:val="21"/>
          <w:szCs w:val="21"/>
        </w:rPr>
        <w:t>2018</w:t>
      </w:r>
      <w:r>
        <w:rPr>
          <w:rFonts w:hint="eastAsia"/>
          <w:sz w:val="21"/>
          <w:szCs w:val="21"/>
        </w:rPr>
        <w:t>—</w:t>
      </w:r>
      <w:r>
        <w:rPr>
          <w:sz w:val="21"/>
          <w:szCs w:val="21"/>
        </w:rPr>
        <w:t>2022</w:t>
      </w:r>
      <w:r>
        <w:rPr>
          <w:sz w:val="21"/>
          <w:szCs w:val="21"/>
        </w:rPr>
        <w:t>年为发展相对滞后的重要阶段，该判断在多数设定下成立，但在剔除</w:t>
      </w:r>
      <w:r>
        <w:rPr>
          <w:sz w:val="21"/>
          <w:szCs w:val="21"/>
        </w:rPr>
        <w:t>S4</w:t>
      </w:r>
      <w:r>
        <w:rPr>
          <w:sz w:val="21"/>
          <w:szCs w:val="21"/>
        </w:rPr>
        <w:t>或</w:t>
      </w:r>
      <w:r>
        <w:rPr>
          <w:sz w:val="21"/>
          <w:szCs w:val="21"/>
        </w:rPr>
        <w:t>D3</w:t>
      </w:r>
      <w:r>
        <w:rPr>
          <w:sz w:val="21"/>
          <w:szCs w:val="21"/>
        </w:rPr>
        <w:t>的设定下发展最弱年数降至</w:t>
      </w:r>
      <w:r>
        <w:rPr>
          <w:sz w:val="21"/>
          <w:szCs w:val="21"/>
        </w:rPr>
        <w:t>2</w:t>
      </w:r>
      <w:r>
        <w:rPr>
          <w:sz w:val="21"/>
          <w:szCs w:val="21"/>
        </w:rPr>
        <w:t>年，其稳健性弱于</w:t>
      </w:r>
      <w:r>
        <w:rPr>
          <w:rFonts w:hint="eastAsia"/>
          <w:sz w:val="21"/>
          <w:szCs w:val="21"/>
        </w:rPr>
        <w:t>“</w:t>
      </w:r>
      <w:r>
        <w:rPr>
          <w:sz w:val="21"/>
          <w:szCs w:val="21"/>
        </w:rPr>
        <w:t>样本期内短板在三者之间发生转移</w:t>
      </w:r>
      <w:r>
        <w:rPr>
          <w:rFonts w:hint="eastAsia"/>
          <w:sz w:val="21"/>
          <w:szCs w:val="21"/>
        </w:rPr>
        <w:t>”</w:t>
      </w:r>
      <w:r>
        <w:rPr>
          <w:rFonts w:hint="eastAsia"/>
        </w:rPr>
        <w:t xml:space="preserve"> </w:t>
      </w:r>
      <w:r>
        <w:rPr>
          <w:sz w:val="21"/>
          <w:szCs w:val="21"/>
        </w:rPr>
        <w:t>这个更一般的判断；弱结论是每一年是否为发展最低、该状态持续几年，并不完全稳健。因此结果部分不给出精确年数。</w:t>
      </w:r>
    </w:p>
    <w:p w14:paraId="51B2A86C" w14:textId="77777777" w:rsidR="007C4D1F" w:rsidRDefault="009606D0">
      <w:pPr>
        <w:ind w:firstLine="420"/>
        <w:jc w:val="both"/>
      </w:pPr>
      <w:r>
        <w:rPr>
          <w:sz w:val="21"/>
          <w:szCs w:val="21"/>
        </w:rPr>
        <w:t>就外向度（</w:t>
      </w:r>
      <w:r>
        <w:rPr>
          <w:sz w:val="21"/>
          <w:szCs w:val="21"/>
        </w:rPr>
        <w:t>D3</w:t>
      </w:r>
      <w:r>
        <w:rPr>
          <w:sz w:val="21"/>
          <w:szCs w:val="21"/>
        </w:rPr>
        <w:t>）而言，其标准化上限最依赖惯例设定，但表</w:t>
      </w:r>
      <w:r>
        <w:rPr>
          <w:sz w:val="21"/>
          <w:szCs w:val="21"/>
        </w:rPr>
        <w:t>6</w:t>
      </w:r>
      <w:r>
        <w:rPr>
          <w:sz w:val="21"/>
          <w:szCs w:val="21"/>
        </w:rPr>
        <w:t>显示，剔除</w:t>
      </w:r>
      <w:r>
        <w:rPr>
          <w:sz w:val="21"/>
          <w:szCs w:val="21"/>
        </w:rPr>
        <w:t>D3</w:t>
      </w:r>
      <w:r>
        <w:rPr>
          <w:sz w:val="21"/>
          <w:szCs w:val="21"/>
        </w:rPr>
        <w:t>后</w:t>
      </w:r>
      <w:r>
        <w:rPr>
          <w:sz w:val="21"/>
          <w:szCs w:val="21"/>
        </w:rPr>
        <w:t>MPI</w:t>
      </w:r>
      <w:r>
        <w:rPr>
          <w:sz w:val="21"/>
          <w:szCs w:val="21"/>
        </w:rPr>
        <w:t>协调指数仍逐年上升，</w:t>
      </w:r>
      <w:r>
        <w:rPr>
          <w:rFonts w:hint="eastAsia"/>
          <w:sz w:val="21"/>
          <w:szCs w:val="21"/>
        </w:rPr>
        <w:t>“</w:t>
      </w:r>
      <w:r>
        <w:rPr>
          <w:sz w:val="21"/>
          <w:szCs w:val="21"/>
        </w:rPr>
        <w:t>2018</w:t>
      </w:r>
      <w:r>
        <w:rPr>
          <w:rFonts w:hint="eastAsia"/>
          <w:sz w:val="21"/>
          <w:szCs w:val="21"/>
        </w:rPr>
        <w:t>—</w:t>
      </w:r>
      <w:r>
        <w:rPr>
          <w:sz w:val="21"/>
          <w:szCs w:val="21"/>
        </w:rPr>
        <w:t>2022</w:t>
      </w:r>
      <w:r>
        <w:rPr>
          <w:sz w:val="21"/>
          <w:szCs w:val="21"/>
        </w:rPr>
        <w:t>年发展相对偏弱</w:t>
      </w:r>
      <w:r>
        <w:rPr>
          <w:rFonts w:hint="eastAsia"/>
          <w:sz w:val="21"/>
          <w:szCs w:val="21"/>
        </w:rPr>
        <w:t>”</w:t>
      </w:r>
      <w:r>
        <w:rPr>
          <w:sz w:val="21"/>
          <w:szCs w:val="21"/>
        </w:rPr>
        <w:t>的方向性判断依然成立，发展最弱年数降至</w:t>
      </w:r>
      <w:r>
        <w:rPr>
          <w:sz w:val="21"/>
          <w:szCs w:val="21"/>
        </w:rPr>
        <w:t>2</w:t>
      </w:r>
      <w:r>
        <w:rPr>
          <w:sz w:val="21"/>
          <w:szCs w:val="21"/>
        </w:rPr>
        <w:t>年。这说明核心趋势结论并不依赖</w:t>
      </w:r>
      <w:r>
        <w:rPr>
          <w:sz w:val="21"/>
          <w:szCs w:val="21"/>
        </w:rPr>
        <w:t>D3</w:t>
      </w:r>
      <w:r>
        <w:rPr>
          <w:sz w:val="21"/>
          <w:szCs w:val="21"/>
        </w:rPr>
        <w:t>上限的具体取值。</w:t>
      </w:r>
    </w:p>
    <w:p w14:paraId="4DF40FF3" w14:textId="77777777" w:rsidR="007C4D1F" w:rsidRDefault="009606D0">
      <w:pPr>
        <w:spacing w:before="140" w:after="40"/>
        <w:jc w:val="center"/>
      </w:pPr>
      <w:r>
        <w:rPr>
          <w:rFonts w:eastAsia="黑体"/>
          <w:b/>
          <w:bCs/>
          <w:sz w:val="21"/>
          <w:szCs w:val="21"/>
        </w:rPr>
        <w:t>表</w:t>
      </w:r>
      <w:r>
        <w:rPr>
          <w:rFonts w:eastAsia="黑体"/>
          <w:b/>
          <w:bCs/>
          <w:sz w:val="21"/>
          <w:szCs w:val="21"/>
        </w:rPr>
        <w:t>6</w:t>
      </w:r>
      <w:r>
        <w:rPr>
          <w:rFonts w:eastAsia="黑体"/>
          <w:b/>
          <w:bCs/>
          <w:sz w:val="21"/>
          <w:szCs w:val="21"/>
        </w:rPr>
        <w:t xml:space="preserve">　关键指标留一法（</w:t>
      </w:r>
      <w:r>
        <w:rPr>
          <w:rFonts w:eastAsia="黑体"/>
          <w:b/>
          <w:bCs/>
          <w:sz w:val="21"/>
          <w:szCs w:val="21"/>
        </w:rPr>
        <w:t>LOO</w:t>
      </w:r>
      <w:r>
        <w:rPr>
          <w:rFonts w:eastAsia="黑体"/>
          <w:b/>
          <w:bCs/>
          <w:sz w:val="21"/>
          <w:szCs w:val="21"/>
        </w:rPr>
        <w:t>）结果（节选）</w:t>
      </w:r>
    </w:p>
    <w:tbl>
      <w:tblPr>
        <w:tblW w:w="8800" w:type="dxa"/>
        <w:jc w:val="center"/>
        <w:tblBorders>
          <w:top w:val="single" w:sz="12" w:space="0" w:color="000000"/>
          <w:left w:val="none" w:sz="0" w:space="0" w:color="FFFFFF"/>
          <w:bottom w:val="single" w:sz="12"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00"/>
        <w:gridCol w:w="2200"/>
        <w:gridCol w:w="2200"/>
        <w:gridCol w:w="2200"/>
      </w:tblGrid>
      <w:tr w:rsidR="007C4D1F" w14:paraId="74C5CBFF" w14:textId="77777777">
        <w:trPr>
          <w:tblHeader/>
          <w:jc w:val="center"/>
        </w:trPr>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2714B984" w14:textId="77777777" w:rsidR="007C4D1F" w:rsidRDefault="009606D0">
            <w:pPr>
              <w:spacing w:line="240" w:lineRule="auto"/>
              <w:jc w:val="center"/>
            </w:pPr>
            <w:r>
              <w:rPr>
                <w:b/>
                <w:bCs/>
                <w:sz w:val="18"/>
                <w:szCs w:val="18"/>
              </w:rPr>
              <w:t>剔除指标</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611DC76E" w14:textId="77777777" w:rsidR="007C4D1F" w:rsidRDefault="009606D0">
            <w:pPr>
              <w:spacing w:line="240" w:lineRule="auto"/>
              <w:jc w:val="center"/>
            </w:pPr>
            <w:r>
              <w:rPr>
                <w:b/>
                <w:bCs/>
                <w:sz w:val="18"/>
                <w:szCs w:val="18"/>
              </w:rPr>
              <w:t>D</w:t>
            </w:r>
            <w:r>
              <w:rPr>
                <w:b/>
                <w:bCs/>
                <w:sz w:val="18"/>
                <w:szCs w:val="18"/>
                <w:vertAlign w:val="subscript"/>
              </w:rPr>
              <w:t>MPI</w:t>
            </w:r>
            <w:r>
              <w:rPr>
                <w:b/>
                <w:bCs/>
                <w:sz w:val="18"/>
                <w:szCs w:val="18"/>
              </w:rPr>
              <w:t>(2016)</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4E78B5EE" w14:textId="77777777" w:rsidR="007C4D1F" w:rsidRDefault="009606D0">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sz="12" w:space="0" w:color="000000"/>
              <w:left w:val="nil"/>
              <w:bottom w:val="single" w:sz="6" w:space="0" w:color="000000"/>
              <w:right w:val="nil"/>
            </w:tcBorders>
            <w:tcMar>
              <w:top w:w="20" w:type="dxa"/>
              <w:left w:w="40" w:type="dxa"/>
              <w:bottom w:w="20" w:type="dxa"/>
              <w:right w:w="40" w:type="dxa"/>
            </w:tcMar>
            <w:vAlign w:val="center"/>
          </w:tcPr>
          <w:p w14:paraId="07E845AE" w14:textId="77777777" w:rsidR="007C4D1F" w:rsidRDefault="009606D0">
            <w:pPr>
              <w:spacing w:line="240" w:lineRule="auto"/>
              <w:jc w:val="center"/>
            </w:pPr>
            <w:r>
              <w:rPr>
                <w:b/>
                <w:bCs/>
                <w:sz w:val="18"/>
                <w:szCs w:val="18"/>
              </w:rPr>
              <w:t>发展最弱年数（共</w:t>
            </w:r>
            <w:r>
              <w:rPr>
                <w:b/>
                <w:bCs/>
                <w:sz w:val="18"/>
                <w:szCs w:val="18"/>
              </w:rPr>
              <w:t>10</w:t>
            </w:r>
            <w:r>
              <w:rPr>
                <w:b/>
                <w:bCs/>
                <w:sz w:val="18"/>
                <w:szCs w:val="18"/>
              </w:rPr>
              <w:t>年）</w:t>
            </w:r>
          </w:p>
        </w:tc>
      </w:tr>
      <w:tr w:rsidR="007C4D1F" w14:paraId="74D1BDF1"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632FE0C8" w14:textId="77777777" w:rsidR="007C4D1F" w:rsidRDefault="009606D0">
            <w:pPr>
              <w:spacing w:line="240" w:lineRule="auto"/>
              <w:jc w:val="center"/>
            </w:pPr>
            <w:r>
              <w:rPr>
                <w:sz w:val="18"/>
                <w:szCs w:val="18"/>
              </w:rPr>
              <w:t xml:space="preserve">S1 </w:t>
            </w:r>
            <w:r>
              <w:rPr>
                <w:sz w:val="18"/>
                <w:szCs w:val="18"/>
              </w:rPr>
              <w:t>人均一般公共预算收入</w:t>
            </w:r>
          </w:p>
        </w:tc>
        <w:tc>
          <w:tcPr>
            <w:tcW w:w="2200" w:type="dxa"/>
            <w:tcBorders>
              <w:top w:val="nil"/>
              <w:left w:val="nil"/>
              <w:bottom w:val="nil"/>
              <w:right w:val="nil"/>
            </w:tcBorders>
            <w:tcMar>
              <w:top w:w="20" w:type="dxa"/>
              <w:left w:w="40" w:type="dxa"/>
              <w:bottom w:w="20" w:type="dxa"/>
              <w:right w:w="40" w:type="dxa"/>
            </w:tcMar>
            <w:vAlign w:val="center"/>
          </w:tcPr>
          <w:p w14:paraId="3ECF4F45" w14:textId="77777777" w:rsidR="007C4D1F" w:rsidRDefault="009606D0">
            <w:pPr>
              <w:spacing w:line="240" w:lineRule="auto"/>
              <w:jc w:val="center"/>
            </w:pPr>
            <w:r>
              <w:rPr>
                <w:sz w:val="18"/>
                <w:szCs w:val="18"/>
              </w:rPr>
              <w:t>0.400</w:t>
            </w:r>
          </w:p>
        </w:tc>
        <w:tc>
          <w:tcPr>
            <w:tcW w:w="2200" w:type="dxa"/>
            <w:tcBorders>
              <w:top w:val="nil"/>
              <w:left w:val="nil"/>
              <w:bottom w:val="nil"/>
              <w:right w:val="nil"/>
            </w:tcBorders>
            <w:tcMar>
              <w:top w:w="20" w:type="dxa"/>
              <w:left w:w="40" w:type="dxa"/>
              <w:bottom w:w="20" w:type="dxa"/>
              <w:right w:w="40" w:type="dxa"/>
            </w:tcMar>
            <w:vAlign w:val="center"/>
          </w:tcPr>
          <w:p w14:paraId="3220D226" w14:textId="77777777" w:rsidR="007C4D1F" w:rsidRDefault="009606D0">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14:paraId="302ACB9B" w14:textId="77777777" w:rsidR="007C4D1F" w:rsidRDefault="009606D0">
            <w:pPr>
              <w:spacing w:line="240" w:lineRule="auto"/>
              <w:jc w:val="center"/>
            </w:pPr>
            <w:r>
              <w:rPr>
                <w:sz w:val="18"/>
                <w:szCs w:val="18"/>
              </w:rPr>
              <w:t>7</w:t>
            </w:r>
          </w:p>
        </w:tc>
      </w:tr>
      <w:tr w:rsidR="007C4D1F" w14:paraId="3EC0B0DD"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2D70AF14" w14:textId="77777777" w:rsidR="007C4D1F" w:rsidRDefault="009606D0">
            <w:pPr>
              <w:spacing w:line="240" w:lineRule="auto"/>
              <w:jc w:val="center"/>
            </w:pPr>
            <w:r>
              <w:rPr>
                <w:sz w:val="18"/>
                <w:szCs w:val="18"/>
              </w:rPr>
              <w:t xml:space="preserve">S4 </w:t>
            </w:r>
            <w:r>
              <w:rPr>
                <w:sz w:val="18"/>
                <w:szCs w:val="18"/>
              </w:rPr>
              <w:t>养老参保率</w:t>
            </w:r>
          </w:p>
        </w:tc>
        <w:tc>
          <w:tcPr>
            <w:tcW w:w="2200" w:type="dxa"/>
            <w:tcBorders>
              <w:top w:val="nil"/>
              <w:left w:val="nil"/>
              <w:bottom w:val="nil"/>
              <w:right w:val="nil"/>
            </w:tcBorders>
            <w:tcMar>
              <w:top w:w="20" w:type="dxa"/>
              <w:left w:w="40" w:type="dxa"/>
              <w:bottom w:w="20" w:type="dxa"/>
              <w:right w:w="40" w:type="dxa"/>
            </w:tcMar>
            <w:vAlign w:val="center"/>
          </w:tcPr>
          <w:p w14:paraId="56F954BA" w14:textId="77777777" w:rsidR="007C4D1F" w:rsidRDefault="009606D0">
            <w:pPr>
              <w:spacing w:line="240" w:lineRule="auto"/>
              <w:jc w:val="center"/>
            </w:pPr>
            <w:r>
              <w:rPr>
                <w:sz w:val="18"/>
                <w:szCs w:val="18"/>
              </w:rPr>
              <w:t>0.370</w:t>
            </w:r>
          </w:p>
        </w:tc>
        <w:tc>
          <w:tcPr>
            <w:tcW w:w="2200" w:type="dxa"/>
            <w:tcBorders>
              <w:top w:val="nil"/>
              <w:left w:val="nil"/>
              <w:bottom w:val="nil"/>
              <w:right w:val="nil"/>
            </w:tcBorders>
            <w:tcMar>
              <w:top w:w="20" w:type="dxa"/>
              <w:left w:w="40" w:type="dxa"/>
              <w:bottom w:w="20" w:type="dxa"/>
              <w:right w:w="40" w:type="dxa"/>
            </w:tcMar>
            <w:vAlign w:val="center"/>
          </w:tcPr>
          <w:p w14:paraId="363441D5" w14:textId="77777777" w:rsidR="007C4D1F" w:rsidRDefault="009606D0">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14:paraId="0DCE4F31" w14:textId="77777777" w:rsidR="007C4D1F" w:rsidRDefault="009606D0">
            <w:pPr>
              <w:spacing w:line="240" w:lineRule="auto"/>
              <w:jc w:val="center"/>
            </w:pPr>
            <w:r>
              <w:rPr>
                <w:sz w:val="18"/>
                <w:szCs w:val="18"/>
              </w:rPr>
              <w:t>2</w:t>
            </w:r>
          </w:p>
        </w:tc>
      </w:tr>
      <w:tr w:rsidR="007C4D1F" w14:paraId="3F02B4AB"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014DF29E" w14:textId="77777777" w:rsidR="007C4D1F" w:rsidRDefault="009606D0">
            <w:pPr>
              <w:spacing w:line="240" w:lineRule="auto"/>
              <w:jc w:val="center"/>
            </w:pPr>
            <w:r>
              <w:rPr>
                <w:sz w:val="18"/>
                <w:szCs w:val="18"/>
              </w:rPr>
              <w:t xml:space="preserve">D3 </w:t>
            </w:r>
            <w:r>
              <w:rPr>
                <w:sz w:val="18"/>
                <w:szCs w:val="18"/>
              </w:rPr>
              <w:t>外向度</w:t>
            </w:r>
          </w:p>
        </w:tc>
        <w:tc>
          <w:tcPr>
            <w:tcW w:w="2200" w:type="dxa"/>
            <w:tcBorders>
              <w:top w:val="nil"/>
              <w:left w:val="nil"/>
              <w:bottom w:val="nil"/>
              <w:right w:val="nil"/>
            </w:tcBorders>
            <w:tcMar>
              <w:top w:w="20" w:type="dxa"/>
              <w:left w:w="40" w:type="dxa"/>
              <w:bottom w:w="20" w:type="dxa"/>
              <w:right w:w="40" w:type="dxa"/>
            </w:tcMar>
            <w:vAlign w:val="center"/>
          </w:tcPr>
          <w:p w14:paraId="26615331" w14:textId="77777777" w:rsidR="007C4D1F" w:rsidRDefault="009606D0">
            <w:pPr>
              <w:spacing w:line="240" w:lineRule="auto"/>
              <w:jc w:val="center"/>
            </w:pPr>
            <w:r>
              <w:rPr>
                <w:sz w:val="18"/>
                <w:szCs w:val="18"/>
              </w:rPr>
              <w:t>0.395</w:t>
            </w:r>
          </w:p>
        </w:tc>
        <w:tc>
          <w:tcPr>
            <w:tcW w:w="2200" w:type="dxa"/>
            <w:tcBorders>
              <w:top w:val="nil"/>
              <w:left w:val="nil"/>
              <w:bottom w:val="nil"/>
              <w:right w:val="nil"/>
            </w:tcBorders>
            <w:tcMar>
              <w:top w:w="20" w:type="dxa"/>
              <w:left w:w="40" w:type="dxa"/>
              <w:bottom w:w="20" w:type="dxa"/>
              <w:right w:w="40" w:type="dxa"/>
            </w:tcMar>
            <w:vAlign w:val="center"/>
          </w:tcPr>
          <w:p w14:paraId="7EC156B0" w14:textId="77777777" w:rsidR="007C4D1F" w:rsidRDefault="009606D0">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14:paraId="5A27AC1D" w14:textId="77777777" w:rsidR="007C4D1F" w:rsidRDefault="009606D0">
            <w:pPr>
              <w:spacing w:line="240" w:lineRule="auto"/>
              <w:jc w:val="center"/>
            </w:pPr>
            <w:r>
              <w:rPr>
                <w:sz w:val="18"/>
                <w:szCs w:val="18"/>
              </w:rPr>
              <w:t>2</w:t>
            </w:r>
          </w:p>
        </w:tc>
      </w:tr>
      <w:tr w:rsidR="007C4D1F" w14:paraId="51B3D818" w14:textId="77777777">
        <w:trPr>
          <w:jc w:val="center"/>
        </w:trPr>
        <w:tc>
          <w:tcPr>
            <w:tcW w:w="2200" w:type="dxa"/>
            <w:tcBorders>
              <w:top w:val="nil"/>
              <w:left w:val="nil"/>
              <w:bottom w:val="nil"/>
              <w:right w:val="nil"/>
            </w:tcBorders>
            <w:tcMar>
              <w:top w:w="20" w:type="dxa"/>
              <w:left w:w="40" w:type="dxa"/>
              <w:bottom w:w="20" w:type="dxa"/>
              <w:right w:w="40" w:type="dxa"/>
            </w:tcMar>
            <w:vAlign w:val="center"/>
          </w:tcPr>
          <w:p w14:paraId="65D9DFAE" w14:textId="77777777" w:rsidR="007C4D1F" w:rsidRDefault="009606D0">
            <w:pPr>
              <w:spacing w:line="240" w:lineRule="auto"/>
              <w:jc w:val="center"/>
            </w:pPr>
            <w:r>
              <w:rPr>
                <w:sz w:val="18"/>
                <w:szCs w:val="18"/>
              </w:rPr>
              <w:t xml:space="preserve">E2 </w:t>
            </w:r>
            <w:r>
              <w:rPr>
                <w:sz w:val="18"/>
                <w:szCs w:val="18"/>
              </w:rPr>
              <w:t>森林覆盖率</w:t>
            </w:r>
          </w:p>
        </w:tc>
        <w:tc>
          <w:tcPr>
            <w:tcW w:w="2200" w:type="dxa"/>
            <w:tcBorders>
              <w:top w:val="nil"/>
              <w:left w:val="nil"/>
              <w:bottom w:val="nil"/>
              <w:right w:val="nil"/>
            </w:tcBorders>
            <w:tcMar>
              <w:top w:w="20" w:type="dxa"/>
              <w:left w:w="40" w:type="dxa"/>
              <w:bottom w:w="20" w:type="dxa"/>
              <w:right w:w="40" w:type="dxa"/>
            </w:tcMar>
            <w:vAlign w:val="center"/>
          </w:tcPr>
          <w:p w14:paraId="72671510" w14:textId="77777777" w:rsidR="007C4D1F" w:rsidRDefault="009606D0">
            <w:pPr>
              <w:spacing w:line="240" w:lineRule="auto"/>
              <w:jc w:val="center"/>
            </w:pPr>
            <w:r>
              <w:rPr>
                <w:sz w:val="18"/>
                <w:szCs w:val="18"/>
              </w:rPr>
              <w:t>0.439</w:t>
            </w:r>
          </w:p>
        </w:tc>
        <w:tc>
          <w:tcPr>
            <w:tcW w:w="2200" w:type="dxa"/>
            <w:tcBorders>
              <w:top w:val="nil"/>
              <w:left w:val="nil"/>
              <w:bottom w:val="nil"/>
              <w:right w:val="nil"/>
            </w:tcBorders>
            <w:tcMar>
              <w:top w:w="20" w:type="dxa"/>
              <w:left w:w="40" w:type="dxa"/>
              <w:bottom w:w="20" w:type="dxa"/>
              <w:right w:w="40" w:type="dxa"/>
            </w:tcMar>
            <w:vAlign w:val="center"/>
          </w:tcPr>
          <w:p w14:paraId="779FF481" w14:textId="77777777" w:rsidR="007C4D1F" w:rsidRDefault="009606D0">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14:paraId="4E73F611" w14:textId="77777777" w:rsidR="007C4D1F" w:rsidRDefault="009606D0">
            <w:pPr>
              <w:spacing w:line="240" w:lineRule="auto"/>
              <w:jc w:val="center"/>
            </w:pPr>
            <w:r>
              <w:rPr>
                <w:sz w:val="18"/>
                <w:szCs w:val="18"/>
              </w:rPr>
              <w:t>5</w:t>
            </w:r>
          </w:p>
        </w:tc>
      </w:tr>
      <w:tr w:rsidR="007C4D1F" w14:paraId="7CCAB164" w14:textId="77777777">
        <w:trPr>
          <w:jc w:val="center"/>
        </w:trPr>
        <w:tc>
          <w:tcPr>
            <w:tcW w:w="2200" w:type="dxa"/>
            <w:tcBorders>
              <w:top w:val="nil"/>
              <w:left w:val="nil"/>
              <w:bottom w:val="single" w:sz="12" w:space="0" w:color="000000"/>
              <w:right w:val="nil"/>
            </w:tcBorders>
            <w:tcMar>
              <w:top w:w="20" w:type="dxa"/>
              <w:left w:w="40" w:type="dxa"/>
              <w:bottom w:w="20" w:type="dxa"/>
              <w:right w:w="40" w:type="dxa"/>
            </w:tcMar>
            <w:vAlign w:val="center"/>
          </w:tcPr>
          <w:p w14:paraId="7B75FC76" w14:textId="77777777" w:rsidR="007C4D1F" w:rsidRDefault="009606D0">
            <w:pPr>
              <w:spacing w:line="240" w:lineRule="auto"/>
              <w:jc w:val="center"/>
            </w:pPr>
            <w:r>
              <w:rPr>
                <w:sz w:val="18"/>
                <w:szCs w:val="18"/>
              </w:rPr>
              <w:t xml:space="preserve">E4 </w:t>
            </w:r>
            <w:r>
              <w:rPr>
                <w:sz w:val="18"/>
                <w:szCs w:val="18"/>
              </w:rPr>
              <w:t>草原综合植被盖度</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786342B6" w14:textId="77777777" w:rsidR="007C4D1F" w:rsidRDefault="009606D0">
            <w:pPr>
              <w:spacing w:line="240" w:lineRule="auto"/>
              <w:jc w:val="center"/>
            </w:pPr>
            <w:r>
              <w:rPr>
                <w:sz w:val="18"/>
                <w:szCs w:val="18"/>
              </w:rPr>
              <w:t>0.439</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13032619" w14:textId="77777777" w:rsidR="007C4D1F" w:rsidRDefault="009606D0">
            <w:pPr>
              <w:spacing w:line="240" w:lineRule="auto"/>
              <w:jc w:val="center"/>
            </w:pPr>
            <w:r>
              <w:rPr>
                <w:sz w:val="18"/>
                <w:szCs w:val="18"/>
              </w:rPr>
              <w:t>0.762</w:t>
            </w:r>
          </w:p>
        </w:tc>
        <w:tc>
          <w:tcPr>
            <w:tcW w:w="2200" w:type="dxa"/>
            <w:tcBorders>
              <w:top w:val="nil"/>
              <w:left w:val="nil"/>
              <w:bottom w:val="single" w:sz="12" w:space="0" w:color="000000"/>
              <w:right w:val="nil"/>
            </w:tcBorders>
            <w:tcMar>
              <w:top w:w="20" w:type="dxa"/>
              <w:left w:w="40" w:type="dxa"/>
              <w:bottom w:w="20" w:type="dxa"/>
              <w:right w:w="40" w:type="dxa"/>
            </w:tcMar>
            <w:vAlign w:val="center"/>
          </w:tcPr>
          <w:p w14:paraId="7AD948CC" w14:textId="77777777" w:rsidR="007C4D1F" w:rsidRDefault="009606D0">
            <w:pPr>
              <w:spacing w:line="240" w:lineRule="auto"/>
              <w:jc w:val="center"/>
            </w:pPr>
            <w:r>
              <w:rPr>
                <w:sz w:val="18"/>
                <w:szCs w:val="18"/>
              </w:rPr>
              <w:t>5</w:t>
            </w:r>
          </w:p>
        </w:tc>
      </w:tr>
    </w:tbl>
    <w:p w14:paraId="07045021" w14:textId="77777777" w:rsidR="007C4D1F" w:rsidRDefault="009606D0">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w:t>
      </w:r>
      <w:r>
        <w:rPr>
          <w:sz w:val="18"/>
          <w:szCs w:val="18"/>
        </w:rPr>
        <w:t>10</w:t>
      </w:r>
      <w:r>
        <w:rPr>
          <w:sz w:val="18"/>
          <w:szCs w:val="18"/>
        </w:rPr>
        <w:t>年中发展子系统指数在三者中最低的年数；全部</w:t>
      </w:r>
      <w:r>
        <w:rPr>
          <w:sz w:val="18"/>
          <w:szCs w:val="18"/>
        </w:rPr>
        <w:t>13</w:t>
      </w:r>
      <w:r>
        <w:rPr>
          <w:sz w:val="18"/>
          <w:szCs w:val="18"/>
        </w:rPr>
        <w:t>项结果见附表</w:t>
      </w:r>
      <w:r>
        <w:rPr>
          <w:sz w:val="18"/>
          <w:szCs w:val="18"/>
        </w:rPr>
        <w:t>A1</w:t>
      </w:r>
      <w:r>
        <w:rPr>
          <w:sz w:val="18"/>
          <w:szCs w:val="18"/>
        </w:rPr>
        <w:t>。</w:t>
      </w:r>
    </w:p>
    <w:p w14:paraId="4B82ACC6" w14:textId="77777777" w:rsidR="007C4D1F" w:rsidRDefault="009606D0">
      <w:pPr>
        <w:spacing w:before="260" w:after="120"/>
      </w:pPr>
      <w:r>
        <w:rPr>
          <w:rFonts w:eastAsia="黑体"/>
          <w:b/>
          <w:bCs/>
          <w:sz w:val="28"/>
          <w:szCs w:val="28"/>
        </w:rPr>
        <w:t>六、进一步讨论</w:t>
      </w:r>
    </w:p>
    <w:p w14:paraId="6F2AF6E7" w14:textId="77777777" w:rsidR="007C4D1F" w:rsidRDefault="009606D0">
      <w:pPr>
        <w:spacing w:before="160" w:after="80"/>
      </w:pPr>
      <w:r>
        <w:rPr>
          <w:rFonts w:eastAsia="黑体"/>
          <w:b/>
          <w:bCs/>
          <w:sz w:val="21"/>
          <w:szCs w:val="21"/>
        </w:rPr>
        <w:t>（一）战略功能与西藏发展结构</w:t>
      </w:r>
    </w:p>
    <w:p w14:paraId="5E4EE6FD" w14:textId="77777777" w:rsidR="007C4D1F" w:rsidRDefault="009606D0">
      <w:pPr>
        <w:ind w:firstLine="420"/>
        <w:jc w:val="both"/>
      </w:pPr>
      <w:r>
        <w:rPr>
          <w:sz w:val="21"/>
          <w:szCs w:val="21"/>
        </w:rPr>
        <w:t>上文测算呈现的三阶段动态，即生态由滞后转为跨越式追赶、发展在中期成为短板、安全近期改善趋缓，与国家赋予西藏的生态屏障和边疆安全功能的性质相符。其原因可能在于，这两类功能主要以财政投入维系，不直接产生市场回报；财政资源因而较多配置于不直接形成经济产出的领域，可用于市场性投入的空间相应受到压缩。据此推断，通用评价口径下西藏发展的相对滞后，部分反映了承担战略功能所对应的资源配置结构差异。由于发展子系统在</w:t>
      </w:r>
      <w:r>
        <w:rPr>
          <w:sz w:val="21"/>
          <w:szCs w:val="21"/>
        </w:rPr>
        <w:t>2020</w:t>
      </w:r>
      <w:r>
        <w:rPr>
          <w:rFonts w:hint="eastAsia"/>
          <w:sz w:val="21"/>
          <w:szCs w:val="21"/>
        </w:rPr>
        <w:t>—</w:t>
      </w:r>
      <w:r>
        <w:rPr>
          <w:sz w:val="21"/>
          <w:szCs w:val="21"/>
        </w:rPr>
        <w:t>2022</w:t>
      </w:r>
      <w:r>
        <w:rPr>
          <w:sz w:val="21"/>
          <w:szCs w:val="21"/>
        </w:rPr>
        <w:t>年的低位还叠加了疫情冲击，该解释未能将战略功能因素与疫情因素分离，因此只具有方向性，有待可比参照区与结构分解方法的检验。</w:t>
      </w:r>
    </w:p>
    <w:p w14:paraId="1400677B" w14:textId="77777777" w:rsidR="007C4D1F" w:rsidRDefault="009606D0">
      <w:pPr>
        <w:spacing w:before="160" w:after="80"/>
      </w:pPr>
      <w:r>
        <w:rPr>
          <w:rFonts w:eastAsia="黑体"/>
          <w:b/>
          <w:bCs/>
          <w:sz w:val="21"/>
          <w:szCs w:val="21"/>
        </w:rPr>
        <w:t>（二）生态优势的转化与指标归类</w:t>
      </w:r>
    </w:p>
    <w:p w14:paraId="6E8E9EEA" w14:textId="77777777" w:rsidR="007C4D1F" w:rsidRDefault="009606D0">
      <w:pPr>
        <w:ind w:firstLine="420"/>
        <w:jc w:val="both"/>
      </w:pPr>
      <w:r>
        <w:rPr>
          <w:sz w:val="21"/>
          <w:szCs w:val="21"/>
        </w:rPr>
        <w:t>生态子系统的跨越式改善与</w:t>
      </w:r>
      <w:r>
        <w:rPr>
          <w:rFonts w:hint="eastAsia"/>
          <w:sz w:val="21"/>
          <w:szCs w:val="21"/>
        </w:rPr>
        <w:t>“</w:t>
      </w:r>
      <w:r>
        <w:rPr>
          <w:sz w:val="21"/>
          <w:szCs w:val="21"/>
        </w:rPr>
        <w:t>十四五</w:t>
      </w:r>
      <w:r>
        <w:rPr>
          <w:rFonts w:hint="eastAsia"/>
          <w:sz w:val="21"/>
          <w:szCs w:val="21"/>
        </w:rPr>
        <w:t>”</w:t>
      </w:r>
      <w:r>
        <w:rPr>
          <w:sz w:val="21"/>
          <w:szCs w:val="21"/>
        </w:rPr>
        <w:t>规划目标的逐步达成直接对应，是可观测的政策成效；但如前文所述，其涨幅幅度同时受</w:t>
      </w:r>
      <w:r>
        <w:rPr>
          <w:sz w:val="21"/>
          <w:szCs w:val="21"/>
        </w:rPr>
        <w:t>E2</w:t>
      </w:r>
      <w:r>
        <w:rPr>
          <w:sz w:val="21"/>
          <w:szCs w:val="21"/>
        </w:rPr>
        <w:t>、</w:t>
      </w:r>
      <w:r>
        <w:rPr>
          <w:sz w:val="21"/>
          <w:szCs w:val="21"/>
        </w:rPr>
        <w:t>E4</w:t>
      </w:r>
      <w:r>
        <w:rPr>
          <w:sz w:val="21"/>
          <w:szCs w:val="21"/>
        </w:rPr>
        <w:t>基准构造的影响，政策成效与指数涨幅需要分开理解。生态优势能否进一步转化为发展动能，即</w:t>
      </w:r>
      <w:r>
        <w:rPr>
          <w:sz w:val="21"/>
          <w:szCs w:val="21"/>
        </w:rPr>
        <w:t>H2</w:t>
      </w:r>
      <w:r>
        <w:rPr>
          <w:sz w:val="21"/>
          <w:szCs w:val="21"/>
        </w:rPr>
        <w:t>所设想的由</w:t>
      </w:r>
      <w:r>
        <w:rPr>
          <w:rFonts w:hint="eastAsia"/>
          <w:sz w:val="21"/>
          <w:szCs w:val="21"/>
        </w:rPr>
        <w:t>“</w:t>
      </w:r>
      <w:r>
        <w:rPr>
          <w:sz w:val="21"/>
          <w:szCs w:val="21"/>
        </w:rPr>
        <w:t>约束关系</w:t>
      </w:r>
      <w:r>
        <w:rPr>
          <w:rFonts w:hint="eastAsia"/>
          <w:sz w:val="21"/>
          <w:szCs w:val="21"/>
        </w:rPr>
        <w:t>”</w:t>
      </w:r>
      <w:r>
        <w:rPr>
          <w:sz w:val="21"/>
          <w:szCs w:val="21"/>
        </w:rPr>
        <w:t>向</w:t>
      </w:r>
      <w:r>
        <w:rPr>
          <w:rFonts w:hint="eastAsia"/>
          <w:sz w:val="21"/>
          <w:szCs w:val="21"/>
        </w:rPr>
        <w:t>“</w:t>
      </w:r>
      <w:r>
        <w:rPr>
          <w:sz w:val="21"/>
          <w:szCs w:val="21"/>
        </w:rPr>
        <w:t>协同关系</w:t>
      </w:r>
      <w:r>
        <w:rPr>
          <w:rFonts w:hint="eastAsia"/>
          <w:sz w:val="21"/>
          <w:szCs w:val="21"/>
        </w:rPr>
        <w:t>”</w:t>
      </w:r>
      <w:r>
        <w:rPr>
          <w:sz w:val="21"/>
          <w:szCs w:val="21"/>
        </w:rPr>
        <w:t>的转变，仍是有待回答的问题：清洁能源外送的证据提示了这种可能，但转化通道的畅通程度需要更细致的微观数据才能测度。归类选择本身同样有影响：发电量（</w:t>
      </w:r>
      <w:r>
        <w:rPr>
          <w:sz w:val="21"/>
          <w:szCs w:val="21"/>
        </w:rPr>
        <w:t>D5</w:t>
      </w:r>
      <w:r>
        <w:rPr>
          <w:sz w:val="21"/>
          <w:szCs w:val="21"/>
        </w:rPr>
        <w:t>）计入发展子系统而非生态子系统，清洁能源的规模扩张因而直接抬高发展指数，</w:t>
      </w:r>
      <w:r>
        <w:rPr>
          <w:sz w:val="21"/>
          <w:szCs w:val="21"/>
        </w:rPr>
        <w:t>H2</w:t>
      </w:r>
      <w:r>
        <w:rPr>
          <w:sz w:val="21"/>
          <w:szCs w:val="21"/>
        </w:rPr>
        <w:t>所对应的部分经验线索与这一归类有关；若改置于生态子系统，生态与发展的相对位置会随之变化。</w:t>
      </w:r>
    </w:p>
    <w:p w14:paraId="707370EA" w14:textId="77777777" w:rsidR="007C4D1F" w:rsidRDefault="009606D0">
      <w:pPr>
        <w:spacing w:before="260" w:after="120"/>
      </w:pPr>
      <w:r>
        <w:rPr>
          <w:rFonts w:eastAsia="黑体"/>
          <w:b/>
          <w:bCs/>
          <w:sz w:val="28"/>
          <w:szCs w:val="28"/>
        </w:rPr>
        <w:t>七、结论与政策启示</w:t>
      </w:r>
    </w:p>
    <w:p w14:paraId="17BFAF3B" w14:textId="77777777" w:rsidR="007C4D1F" w:rsidRDefault="009606D0">
      <w:pPr>
        <w:spacing w:before="160" w:after="80"/>
      </w:pPr>
      <w:r>
        <w:rPr>
          <w:rFonts w:eastAsia="黑体"/>
          <w:b/>
          <w:bCs/>
          <w:sz w:val="21"/>
          <w:szCs w:val="21"/>
        </w:rPr>
        <w:t>（一）主要结论</w:t>
      </w:r>
    </w:p>
    <w:p w14:paraId="2FB22567" w14:textId="77777777" w:rsidR="007C4D1F" w:rsidRDefault="009606D0">
      <w:pPr>
        <w:ind w:firstLine="420"/>
        <w:jc w:val="both"/>
        <w:rPr>
          <w:sz w:val="21"/>
          <w:szCs w:val="21"/>
        </w:rPr>
      </w:pPr>
      <w:r>
        <w:rPr>
          <w:rFonts w:hint="eastAsia"/>
          <w:sz w:val="21"/>
          <w:szCs w:val="21"/>
        </w:rPr>
        <w:t>本文以新时代党的治藏方略“四件大事”为学理起点，构建战略功能导向的“安全—发展—生态”三元结构发展模型，采用固定基准标准化、子系统内等权合成与失衡惩罚型协调指数，对</w:t>
      </w:r>
      <w:r>
        <w:rPr>
          <w:rFonts w:hint="eastAsia"/>
          <w:sz w:val="21"/>
          <w:szCs w:val="21"/>
        </w:rPr>
        <w:t>2016</w:t>
      </w:r>
      <w:r>
        <w:rPr>
          <w:rFonts w:hint="eastAsia"/>
          <w:sz w:val="21"/>
          <w:szCs w:val="21"/>
        </w:rPr>
        <w:t>—</w:t>
      </w:r>
      <w:r>
        <w:rPr>
          <w:rFonts w:hint="eastAsia"/>
          <w:sz w:val="21"/>
          <w:szCs w:val="21"/>
        </w:rPr>
        <w:t>2025</w:t>
      </w:r>
      <w:r>
        <w:rPr>
          <w:rFonts w:hint="eastAsia"/>
          <w:sz w:val="21"/>
          <w:szCs w:val="21"/>
        </w:rPr>
        <w:t>年西藏的三元协调状态进行系统测度。在此基础上，辅以结构性贡献缺口、局部敏感性、留一法和多组稳健性检验。研究结果表明：</w:t>
      </w:r>
    </w:p>
    <w:p w14:paraId="6051B862" w14:textId="3009C4AF" w:rsidR="007C4D1F" w:rsidRPr="00F566F6" w:rsidRDefault="009606D0" w:rsidP="00F566F6">
      <w:pPr>
        <w:ind w:firstLine="420"/>
        <w:jc w:val="both"/>
        <w:rPr>
          <w:sz w:val="21"/>
          <w:szCs w:val="21"/>
        </w:rPr>
      </w:pPr>
      <w:r>
        <w:rPr>
          <w:rFonts w:hint="eastAsia"/>
          <w:sz w:val="21"/>
          <w:szCs w:val="21"/>
        </w:rPr>
        <w:lastRenderedPageBreak/>
        <w:t>（</w:t>
      </w:r>
      <w:r>
        <w:rPr>
          <w:rFonts w:hint="eastAsia"/>
          <w:sz w:val="21"/>
          <w:szCs w:val="21"/>
        </w:rPr>
        <w:t>1</w:t>
      </w:r>
      <w:r>
        <w:rPr>
          <w:rFonts w:hint="eastAsia"/>
          <w:sz w:val="21"/>
          <w:szCs w:val="21"/>
        </w:rPr>
        <w:t>）从水平看，样本期内三子系统综合指数总体呈上升趋势，</w:t>
      </w:r>
      <w:r>
        <w:rPr>
          <w:rFonts w:hint="eastAsia"/>
          <w:sz w:val="21"/>
          <w:szCs w:val="21"/>
        </w:rPr>
        <w:t>MPI</w:t>
      </w:r>
      <w:r>
        <w:rPr>
          <w:rFonts w:hint="eastAsia"/>
          <w:sz w:val="21"/>
          <w:szCs w:val="21"/>
        </w:rPr>
        <w:t>协调指数由</w:t>
      </w:r>
      <w:r>
        <w:rPr>
          <w:rFonts w:hint="eastAsia"/>
          <w:sz w:val="21"/>
          <w:szCs w:val="21"/>
        </w:rPr>
        <w:t>2016</w:t>
      </w:r>
      <w:r>
        <w:rPr>
          <w:rFonts w:hint="eastAsia"/>
          <w:sz w:val="21"/>
          <w:szCs w:val="21"/>
        </w:rPr>
        <w:t>年的</w:t>
      </w:r>
      <w:r>
        <w:rPr>
          <w:rFonts w:hint="eastAsia"/>
          <w:sz w:val="21"/>
          <w:szCs w:val="21"/>
        </w:rPr>
        <w:t>0.393</w:t>
      </w:r>
      <w:r>
        <w:rPr>
          <w:rFonts w:hint="eastAsia"/>
          <w:sz w:val="21"/>
          <w:szCs w:val="21"/>
        </w:rPr>
        <w:t>升至</w:t>
      </w:r>
      <w:r>
        <w:rPr>
          <w:rFonts w:hint="eastAsia"/>
          <w:sz w:val="21"/>
          <w:szCs w:val="21"/>
        </w:rPr>
        <w:t>2025</w:t>
      </w:r>
      <w:r>
        <w:rPr>
          <w:rFonts w:hint="eastAsia"/>
          <w:sz w:val="21"/>
          <w:szCs w:val="21"/>
        </w:rPr>
        <w:t>年的</w:t>
      </w:r>
      <w:r>
        <w:rPr>
          <w:rFonts w:hint="eastAsia"/>
          <w:sz w:val="21"/>
          <w:szCs w:val="21"/>
        </w:rPr>
        <w:t>0.754</w:t>
      </w:r>
      <w:r>
        <w:rPr>
          <w:rFonts w:hint="eastAsia"/>
          <w:sz w:val="21"/>
          <w:szCs w:val="21"/>
        </w:rPr>
        <w:t>，三元协调水平持续改善。</w:t>
      </w:r>
      <w:ins w:id="134" w:author="zhanpeng wang" w:date="2026-09-24T17:31:00Z">
        <w:r w:rsidR="00F566F6" w:rsidRPr="00F566F6">
          <w:rPr>
            <w:sz w:val="21"/>
            <w:szCs w:val="21"/>
          </w:rPr>
          <w:t>这说明统筹推进稳定、发展、生态、强边的总体方向是有效的，三项功能在样本期内同步改善，未出现以一项功能换取另一项功能的情形。</w:t>
        </w:r>
      </w:ins>
    </w:p>
    <w:p w14:paraId="3A1B6AE2" w14:textId="5000B792" w:rsidR="007C4D1F" w:rsidRPr="00F566F6" w:rsidRDefault="009606D0" w:rsidP="00F566F6">
      <w:pPr>
        <w:ind w:firstLine="420"/>
        <w:jc w:val="both"/>
        <w:rPr>
          <w:sz w:val="21"/>
          <w:szCs w:val="21"/>
        </w:rPr>
      </w:pPr>
      <w:r>
        <w:rPr>
          <w:rFonts w:hint="eastAsia"/>
          <w:sz w:val="21"/>
          <w:szCs w:val="21"/>
        </w:rPr>
        <w:t>（</w:t>
      </w:r>
      <w:r>
        <w:rPr>
          <w:rFonts w:hint="eastAsia"/>
          <w:sz w:val="21"/>
          <w:szCs w:val="21"/>
        </w:rPr>
        <w:t>2</w:t>
      </w:r>
      <w:r>
        <w:rPr>
          <w:rFonts w:hint="eastAsia"/>
          <w:sz w:val="21"/>
          <w:szCs w:val="21"/>
        </w:rPr>
        <w:t>）从结构看，三子系统的相对位置呈现阶段性转换：</w:t>
      </w:r>
      <w:r>
        <w:rPr>
          <w:rFonts w:hint="eastAsia"/>
          <w:sz w:val="21"/>
          <w:szCs w:val="21"/>
        </w:rPr>
        <w:t>2016</w:t>
      </w:r>
      <w:r>
        <w:rPr>
          <w:rFonts w:hint="eastAsia"/>
          <w:sz w:val="21"/>
          <w:szCs w:val="21"/>
        </w:rPr>
        <w:t>—</w:t>
      </w:r>
      <w:r>
        <w:rPr>
          <w:rFonts w:hint="eastAsia"/>
          <w:sz w:val="21"/>
          <w:szCs w:val="21"/>
        </w:rPr>
        <w:t>2017</w:t>
      </w:r>
      <w:r>
        <w:rPr>
          <w:rFonts w:hint="eastAsia"/>
          <w:sz w:val="21"/>
          <w:szCs w:val="21"/>
        </w:rPr>
        <w:t>年生态相对最弱，</w:t>
      </w:r>
      <w:r>
        <w:rPr>
          <w:rFonts w:hint="eastAsia"/>
          <w:sz w:val="21"/>
          <w:szCs w:val="21"/>
        </w:rPr>
        <w:t>2018</w:t>
      </w:r>
      <w:r>
        <w:rPr>
          <w:rFonts w:hint="eastAsia"/>
          <w:sz w:val="21"/>
          <w:szCs w:val="21"/>
        </w:rPr>
        <w:t>—</w:t>
      </w:r>
      <w:r>
        <w:rPr>
          <w:rFonts w:hint="eastAsia"/>
          <w:sz w:val="21"/>
          <w:szCs w:val="21"/>
        </w:rPr>
        <w:t>2022</w:t>
      </w:r>
      <w:r>
        <w:rPr>
          <w:rFonts w:hint="eastAsia"/>
          <w:sz w:val="21"/>
          <w:szCs w:val="21"/>
        </w:rPr>
        <w:t>年发展相对最弱，这两段判断对标准化基准、权重方案与关键指标选择均稳健；</w:t>
      </w:r>
      <w:r>
        <w:rPr>
          <w:rFonts w:hint="eastAsia"/>
          <w:sz w:val="21"/>
          <w:szCs w:val="21"/>
        </w:rPr>
        <w:t>2023</w:t>
      </w:r>
      <w:r>
        <w:rPr>
          <w:rFonts w:hint="eastAsia"/>
          <w:sz w:val="21"/>
          <w:szCs w:val="21"/>
        </w:rPr>
        <w:t>—</w:t>
      </w:r>
      <w:r>
        <w:rPr>
          <w:rFonts w:hint="eastAsia"/>
          <w:sz w:val="21"/>
          <w:szCs w:val="21"/>
        </w:rPr>
        <w:t>2025</w:t>
      </w:r>
      <w:r>
        <w:rPr>
          <w:rFonts w:hint="eastAsia"/>
          <w:sz w:val="21"/>
          <w:szCs w:val="21"/>
        </w:rPr>
        <w:t>年生态实现跨越式改善并于</w:t>
      </w:r>
      <w:r>
        <w:rPr>
          <w:rFonts w:hint="eastAsia"/>
          <w:sz w:val="21"/>
          <w:szCs w:val="21"/>
        </w:rPr>
        <w:t>2025</w:t>
      </w:r>
      <w:r>
        <w:rPr>
          <w:rFonts w:hint="eastAsia"/>
          <w:sz w:val="21"/>
          <w:szCs w:val="21"/>
        </w:rPr>
        <w:t>年反超其余两个子系统，同期安全与发展趋于接近、安全的改善速度相对趋缓，呈现潜在的短板转移信号，但这一末段排序对惯例性固定上限的设定较为敏感，尚属初步观察。</w:t>
      </w:r>
      <w:ins w:id="135" w:author="zhanpeng wang" w:date="2026-09-24T17:31:00Z">
        <w:r w:rsidR="00F566F6" w:rsidRPr="00F566F6">
          <w:rPr>
            <w:sz w:val="21"/>
            <w:szCs w:val="21"/>
          </w:rPr>
          <w:t>由此，政策资源的配置不宜固定投向某一子系统，而应随当期短板所在适时调整，这是下文第一、三、四条建议的依据。</w:t>
        </w:r>
      </w:ins>
    </w:p>
    <w:p w14:paraId="48E02D6D" w14:textId="515C756F" w:rsidR="007C4D1F" w:rsidRPr="00F566F6" w:rsidRDefault="009606D0" w:rsidP="00F566F6">
      <w:pPr>
        <w:ind w:firstLine="420"/>
        <w:jc w:val="both"/>
        <w:rPr>
          <w:sz w:val="21"/>
          <w:szCs w:val="21"/>
        </w:rPr>
      </w:pPr>
      <w:r>
        <w:rPr>
          <w:rFonts w:hint="eastAsia"/>
          <w:sz w:val="21"/>
          <w:szCs w:val="21"/>
        </w:rPr>
        <w:t>（</w:t>
      </w:r>
      <w:r>
        <w:rPr>
          <w:rFonts w:hint="eastAsia"/>
          <w:sz w:val="21"/>
          <w:szCs w:val="21"/>
        </w:rPr>
        <w:t>3</w:t>
      </w:r>
      <w:r>
        <w:rPr>
          <w:rFonts w:hint="eastAsia"/>
          <w:sz w:val="21"/>
          <w:szCs w:val="21"/>
        </w:rPr>
        <w:t>）从评价框架看，本文将安全、发展与生态作为具有不同战略功能含义的三个子系统加以考察，能够呈现通用线性加总框架不易直接揭示的阶段性相对短板。样本期内，生态与发展相继成为相对短板，说明制约三元协调的因素并非固定不变。</w:t>
      </w:r>
      <w:ins w:id="136" w:author="zhanpeng wang" w:date="2026-09-24T17:32:00Z">
        <w:r w:rsidR="00F566F6" w:rsidRPr="00F566F6">
          <w:rPr>
            <w:sz w:val="21"/>
            <w:szCs w:val="21"/>
          </w:rPr>
          <w:t>对考核评价而言，这提示对西藏宜把安全屏障与生态屏障功能单列考察，而不宜仅以经济增长或线性加总指数衡量。</w:t>
        </w:r>
      </w:ins>
    </w:p>
    <w:p w14:paraId="5B3B99D2" w14:textId="77777777" w:rsidR="007C4D1F" w:rsidRDefault="009606D0">
      <w:pPr>
        <w:ind w:firstLine="420"/>
        <w:jc w:val="both"/>
        <w:rPr>
          <w:sz w:val="21"/>
          <w:szCs w:val="21"/>
        </w:rPr>
      </w:pPr>
      <w:r>
        <w:rPr>
          <w:rFonts w:hint="eastAsia"/>
          <w:sz w:val="21"/>
          <w:szCs w:val="21"/>
        </w:rPr>
        <w:t>（</w:t>
      </w:r>
      <w:r>
        <w:rPr>
          <w:rFonts w:hint="eastAsia"/>
          <w:sz w:val="21"/>
          <w:szCs w:val="21"/>
        </w:rPr>
        <w:t>4</w:t>
      </w:r>
      <w:r>
        <w:rPr>
          <w:rFonts w:hint="eastAsia"/>
          <w:sz w:val="21"/>
          <w:szCs w:val="21"/>
        </w:rPr>
        <w:t>）从对照检验看，三元协调指数与简化线性加总对照指数的相关系数为</w:t>
      </w:r>
      <w:r>
        <w:rPr>
          <w:rFonts w:hint="eastAsia"/>
          <w:sz w:val="21"/>
          <w:szCs w:val="21"/>
        </w:rPr>
        <w:t>0.979</w:t>
      </w:r>
      <w:r>
        <w:rPr>
          <w:rFonts w:hint="eastAsia"/>
          <w:sz w:val="21"/>
          <w:szCs w:val="21"/>
        </w:rPr>
        <w:t>，两者在宏观趋势上高度一致。这表明三元结构的增量在于能够更清晰地识别阶段性短板转移，而不在于纠正某种系统性低估。</w:t>
      </w:r>
    </w:p>
    <w:p w14:paraId="1888E45C" w14:textId="77777777" w:rsidR="007C4D1F" w:rsidRDefault="009606D0">
      <w:pPr>
        <w:ind w:firstLine="420"/>
        <w:jc w:val="both"/>
        <w:rPr>
          <w:sz w:val="21"/>
          <w:szCs w:val="21"/>
        </w:rPr>
      </w:pPr>
      <w:r>
        <w:rPr>
          <w:rFonts w:hint="eastAsia"/>
          <w:sz w:val="21"/>
          <w:szCs w:val="21"/>
        </w:rPr>
        <w:t>综合来看，对承担多重国家战略功能的区域，高质量发展评价不仅需要考察各子系统水平的整体变化，还应使评价维度与区域功能相适配，并持续识别不同功能之间的相对短板。本文的三元框架为西藏高质量发展评价提供了一种功能导向的分析视角；其测度结果应结合指标代理性质、标准化基准及</w:t>
      </w:r>
      <w:r>
        <w:rPr>
          <w:rFonts w:hint="eastAsia"/>
          <w:sz w:val="21"/>
          <w:szCs w:val="21"/>
        </w:rPr>
        <w:t>MPI</w:t>
      </w:r>
      <w:r>
        <w:rPr>
          <w:rFonts w:hint="eastAsia"/>
          <w:sz w:val="21"/>
          <w:szCs w:val="21"/>
        </w:rPr>
        <w:t>的弱补偿特征加以解释。</w:t>
      </w:r>
    </w:p>
    <w:p w14:paraId="56AD5372" w14:textId="77777777" w:rsidR="007C4D1F" w:rsidRDefault="009606D0">
      <w:pPr>
        <w:spacing w:before="160" w:after="80"/>
      </w:pPr>
      <w:r>
        <w:rPr>
          <w:rFonts w:eastAsia="黑体"/>
          <w:b/>
          <w:bCs/>
          <w:sz w:val="21"/>
          <w:szCs w:val="21"/>
        </w:rPr>
        <w:t>（二）</w:t>
      </w:r>
      <w:commentRangeStart w:id="137"/>
      <w:r>
        <w:rPr>
          <w:rFonts w:eastAsia="黑体"/>
          <w:b/>
          <w:bCs/>
          <w:sz w:val="21"/>
          <w:szCs w:val="21"/>
        </w:rPr>
        <w:t>政策建议</w:t>
      </w:r>
      <w:commentRangeEnd w:id="137"/>
      <w:r>
        <w:rPr>
          <w:rStyle w:val="af2"/>
          <w:sz w:val="19"/>
          <w:szCs w:val="19"/>
        </w:rPr>
        <w:commentReference w:id="137"/>
      </w:r>
    </w:p>
    <w:p w14:paraId="526714D4" w14:textId="77777777" w:rsidR="007C4D1F" w:rsidRDefault="009606D0">
      <w:pPr>
        <w:ind w:firstLine="420"/>
        <w:jc w:val="both"/>
        <w:rPr>
          <w:sz w:val="21"/>
          <w:szCs w:val="21"/>
        </w:rPr>
      </w:pPr>
      <w:r>
        <w:rPr>
          <w:sz w:val="21"/>
          <w:szCs w:val="21"/>
        </w:rPr>
        <w:t>以下四条政策建议服务于西藏自治区第十次党代会提出的</w:t>
      </w:r>
      <w:r>
        <w:rPr>
          <w:rFonts w:hint="eastAsia"/>
          <w:sz w:val="21"/>
          <w:szCs w:val="21"/>
        </w:rPr>
        <w:t>“</w:t>
      </w:r>
      <w:r>
        <w:rPr>
          <w:sz w:val="21"/>
          <w:szCs w:val="21"/>
        </w:rPr>
        <w:t>着力创建高原经济高质量发展先行区</w:t>
      </w:r>
      <w:r>
        <w:rPr>
          <w:rFonts w:hint="eastAsia"/>
          <w:sz w:val="21"/>
          <w:szCs w:val="21"/>
        </w:rPr>
        <w:t>”</w:t>
      </w:r>
      <w:r>
        <w:rPr>
          <w:sz w:val="21"/>
          <w:szCs w:val="21"/>
        </w:rPr>
        <w:t>这一战略任务，徐伍达和久毛措对其现实基础与推进路径已有讨论</w:t>
      </w:r>
      <w:r>
        <w:rPr>
          <w:sz w:val="21"/>
          <w:szCs w:val="21"/>
          <w:vertAlign w:val="superscript"/>
        </w:rPr>
        <w:t>[16]</w:t>
      </w:r>
      <w:r>
        <w:rPr>
          <w:sz w:val="21"/>
          <w:szCs w:val="21"/>
        </w:rPr>
        <w:t>。其中，第一、二、四条依据经多项检验稳健的发现提出；第三条依据样本末期的初步观察</w:t>
      </w:r>
      <w:r>
        <w:rPr>
          <w:rFonts w:hint="eastAsia"/>
          <w:sz w:val="21"/>
          <w:szCs w:val="21"/>
        </w:rPr>
        <w:t>提出</w:t>
      </w:r>
      <w:r>
        <w:rPr>
          <w:sz w:val="21"/>
          <w:szCs w:val="21"/>
        </w:rPr>
        <w:t>。</w:t>
      </w:r>
    </w:p>
    <w:p w14:paraId="5796EFBE" w14:textId="77777777" w:rsidR="007C4D1F" w:rsidRDefault="009606D0">
      <w:pPr>
        <w:ind w:firstLine="420"/>
        <w:jc w:val="both"/>
      </w:pPr>
      <w:r>
        <w:rPr>
          <w:sz w:val="21"/>
          <w:szCs w:val="21"/>
        </w:rPr>
        <w:t>第一，优化服务业结构，增强发展子系统的支撑能力。发展子系统在</w:t>
      </w:r>
      <w:r>
        <w:rPr>
          <w:sz w:val="21"/>
          <w:szCs w:val="21"/>
        </w:rPr>
        <w:t>2018</w:t>
      </w:r>
      <w:r>
        <w:rPr>
          <w:rFonts w:hint="eastAsia"/>
          <w:sz w:val="21"/>
          <w:szCs w:val="21"/>
        </w:rPr>
        <w:t>—</w:t>
      </w:r>
      <w:r>
        <w:rPr>
          <w:sz w:val="21"/>
          <w:szCs w:val="21"/>
        </w:rPr>
        <w:t>2022</w:t>
      </w:r>
      <w:r>
        <w:rPr>
          <w:sz w:val="21"/>
          <w:szCs w:val="21"/>
        </w:rPr>
        <w:t>年相对最弱，</w:t>
      </w:r>
      <w:r>
        <w:rPr>
          <w:rFonts w:hint="eastAsia"/>
          <w:sz w:val="21"/>
          <w:szCs w:val="21"/>
        </w:rPr>
        <w:t>该</w:t>
      </w:r>
      <w:r>
        <w:rPr>
          <w:sz w:val="21"/>
          <w:szCs w:val="21"/>
        </w:rPr>
        <w:t>判断对标准化基准、权重方案与关键指标选择均稳健；</w:t>
      </w:r>
      <w:r>
        <w:rPr>
          <w:sz w:val="21"/>
          <w:szCs w:val="21"/>
        </w:rPr>
        <w:t>2024</w:t>
      </w:r>
      <w:r>
        <w:rPr>
          <w:sz w:val="21"/>
          <w:szCs w:val="21"/>
        </w:rPr>
        <w:t>年第三产业比重为</w:t>
      </w:r>
      <w:r>
        <w:rPr>
          <w:sz w:val="21"/>
          <w:szCs w:val="21"/>
        </w:rPr>
        <w:t>54.3%</w:t>
      </w:r>
      <w:r>
        <w:rPr>
          <w:sz w:val="21"/>
          <w:szCs w:val="21"/>
          <w:vertAlign w:val="superscript"/>
        </w:rPr>
        <w:t>[38]</w:t>
      </w:r>
      <w:r>
        <w:rPr>
          <w:sz w:val="21"/>
          <w:szCs w:val="21"/>
        </w:rPr>
        <w:t>，低于同年全国的</w:t>
      </w:r>
      <w:r>
        <w:rPr>
          <w:sz w:val="21"/>
          <w:szCs w:val="21"/>
        </w:rPr>
        <w:t>56.7%</w:t>
      </w:r>
      <w:r>
        <w:rPr>
          <w:sz w:val="21"/>
          <w:szCs w:val="21"/>
          <w:vertAlign w:val="superscript"/>
        </w:rPr>
        <w:t>[40]</w:t>
      </w:r>
      <w:r>
        <w:rPr>
          <w:sz w:val="21"/>
          <w:szCs w:val="21"/>
        </w:rPr>
        <w:t>，服务业动能不足是发展相对滞后的结构性来源之一。对此，应推动服务业由生活性、行政性服务向高端文旅、康养研学与生产性服务业转型，完善口岸、物流通道与边贸产业链，促进</w:t>
      </w:r>
      <w:r>
        <w:rPr>
          <w:rFonts w:hint="eastAsia"/>
          <w:sz w:val="21"/>
          <w:szCs w:val="21"/>
        </w:rPr>
        <w:t>“</w:t>
      </w:r>
      <w:r>
        <w:rPr>
          <w:sz w:val="21"/>
          <w:szCs w:val="21"/>
        </w:rPr>
        <w:t>通道经济</w:t>
      </w:r>
      <w:r>
        <w:rPr>
          <w:rFonts w:hint="eastAsia"/>
          <w:sz w:val="21"/>
          <w:szCs w:val="21"/>
        </w:rPr>
        <w:t>”</w:t>
      </w:r>
      <w:r>
        <w:rPr>
          <w:sz w:val="21"/>
          <w:szCs w:val="21"/>
        </w:rPr>
        <w:t>向</w:t>
      </w:r>
      <w:r>
        <w:rPr>
          <w:rFonts w:hint="eastAsia"/>
          <w:sz w:val="21"/>
          <w:szCs w:val="21"/>
        </w:rPr>
        <w:t>“</w:t>
      </w:r>
      <w:r>
        <w:rPr>
          <w:sz w:val="21"/>
          <w:szCs w:val="21"/>
        </w:rPr>
        <w:t>口岸经济</w:t>
      </w:r>
      <w:r>
        <w:rPr>
          <w:rFonts w:hint="eastAsia"/>
          <w:sz w:val="21"/>
          <w:szCs w:val="21"/>
        </w:rPr>
        <w:t>”</w:t>
      </w:r>
      <w:r>
        <w:rPr>
          <w:sz w:val="21"/>
          <w:szCs w:val="21"/>
        </w:rPr>
        <w:t>升级，为发展子系统的持续改善提供支撑。</w:t>
      </w:r>
    </w:p>
    <w:p w14:paraId="547826FC" w14:textId="77777777" w:rsidR="007C4D1F" w:rsidRDefault="009606D0">
      <w:pPr>
        <w:ind w:firstLine="420"/>
        <w:jc w:val="both"/>
      </w:pPr>
      <w:r>
        <w:rPr>
          <w:sz w:val="21"/>
          <w:szCs w:val="21"/>
        </w:rPr>
        <w:t>第二，畅通价值转化通道，把生态本底优势转化为发展动能。生态子系统已实现跨越式改善，但清洁能源优势向区外市场与经济价值的转化仍有较大空间。对此，可依托清洁能源基地、</w:t>
      </w:r>
      <w:r>
        <w:rPr>
          <w:rFonts w:hint="eastAsia"/>
          <w:sz w:val="21"/>
          <w:szCs w:val="21"/>
        </w:rPr>
        <w:t>“</w:t>
      </w:r>
      <w:r>
        <w:rPr>
          <w:sz w:val="21"/>
          <w:szCs w:val="21"/>
        </w:rPr>
        <w:t>西电东送</w:t>
      </w:r>
      <w:r>
        <w:rPr>
          <w:rFonts w:hint="eastAsia"/>
          <w:sz w:val="21"/>
          <w:szCs w:val="21"/>
        </w:rPr>
        <w:t>”</w:t>
      </w:r>
      <w:r>
        <w:rPr>
          <w:sz w:val="21"/>
          <w:szCs w:val="21"/>
        </w:rPr>
        <w:t>、生态文旅、碳汇交易与绿色农牧产品品牌建设，探索面向受端市场的绿电跨省消纳补偿机制，将生态本底的改善进一步转化为发展动能。</w:t>
      </w:r>
    </w:p>
    <w:p w14:paraId="207C7F05" w14:textId="77777777" w:rsidR="007C4D1F" w:rsidRDefault="009606D0">
      <w:pPr>
        <w:ind w:firstLine="420"/>
        <w:jc w:val="both"/>
      </w:pPr>
      <w:r>
        <w:rPr>
          <w:sz w:val="21"/>
          <w:szCs w:val="21"/>
        </w:rPr>
        <w:t>第三，稳固民生保障投入，防止安全子系统相对滞后。安全子系统在</w:t>
      </w:r>
      <w:r>
        <w:rPr>
          <w:sz w:val="21"/>
          <w:szCs w:val="21"/>
        </w:rPr>
        <w:t>2023</w:t>
      </w:r>
      <w:r>
        <w:rPr>
          <w:rFonts w:hint="eastAsia"/>
          <w:sz w:val="21"/>
          <w:szCs w:val="21"/>
        </w:rPr>
        <w:t>—</w:t>
      </w:r>
      <w:r>
        <w:rPr>
          <w:sz w:val="21"/>
          <w:szCs w:val="21"/>
        </w:rPr>
        <w:t>2025</w:t>
      </w:r>
      <w:r>
        <w:rPr>
          <w:sz w:val="21"/>
          <w:szCs w:val="21"/>
        </w:rPr>
        <w:t>年改善速度相对趋缓、局部敏感性上升，</w:t>
      </w:r>
      <w:r>
        <w:rPr>
          <w:sz w:val="21"/>
          <w:szCs w:val="21"/>
        </w:rPr>
        <w:t>2025</w:t>
      </w:r>
      <w:r>
        <w:rPr>
          <w:sz w:val="21"/>
          <w:szCs w:val="21"/>
        </w:rPr>
        <w:t>年其指数与发展仅相差</w:t>
      </w:r>
      <w:r>
        <w:rPr>
          <w:sz w:val="21"/>
          <w:szCs w:val="21"/>
        </w:rPr>
        <w:t>0.003</w:t>
      </w:r>
      <w:r>
        <w:rPr>
          <w:sz w:val="21"/>
          <w:szCs w:val="21"/>
        </w:rPr>
        <w:t>，仍有必要保持地方财力、医保补助与养老参保等民生保障的投入强度，避免安全子系统的改善速度落后于发展与生态，以维持三元协调状态的持续提升。</w:t>
      </w:r>
    </w:p>
    <w:p w14:paraId="6321A4C0" w14:textId="77777777" w:rsidR="007C4D1F" w:rsidRDefault="009606D0">
      <w:pPr>
        <w:ind w:firstLine="420"/>
        <w:jc w:val="both"/>
      </w:pPr>
      <w:r>
        <w:rPr>
          <w:sz w:val="21"/>
          <w:szCs w:val="21"/>
        </w:rPr>
        <w:t>第四，建立动态监测机制，逐年识别当期短板。鉴于短板具有阶段性转移特征，协调指数、结构性贡献缺口与局部敏感性可作为年度动态监测工具，逐年识别当期的相对短板，既避免依赖某一年份的静态判断，也避免政策资源固化投向已不再是短板的子系统。</w:t>
      </w:r>
    </w:p>
    <w:p w14:paraId="1CBA53F6" w14:textId="77777777" w:rsidR="007C4D1F" w:rsidRDefault="009606D0">
      <w:pPr>
        <w:spacing w:before="160" w:after="80"/>
      </w:pPr>
      <w:r>
        <w:rPr>
          <w:rFonts w:eastAsia="黑体"/>
          <w:b/>
          <w:bCs/>
          <w:sz w:val="21"/>
          <w:szCs w:val="21"/>
        </w:rPr>
        <w:t>（三）研究局限与展望</w:t>
      </w:r>
    </w:p>
    <w:p w14:paraId="3333C1A9" w14:textId="77777777" w:rsidR="007C4D1F" w:rsidRDefault="009606D0">
      <w:pPr>
        <w:ind w:firstLine="420"/>
        <w:jc w:val="both"/>
      </w:pPr>
      <w:r>
        <w:rPr>
          <w:sz w:val="21"/>
          <w:szCs w:val="21"/>
        </w:rPr>
        <w:t>本文的局限与后续的改进方向相互对应。一是安全子系统以财政、民生、社会保障等制度性条件间接刻画边疆安全屏障功能，理论构念与测量指标之间仍有距离，边境管理、社会治安等更直接的变量受统计口径限制暂未纳入；后续研究可在这些变量具备连续、公开、可比的口径之后予以引入，缩小构念与操作代理之间的落差，并在分项指标口径具备条件时把测度下沉到地市与</w:t>
      </w:r>
      <w:r>
        <w:rPr>
          <w:sz w:val="21"/>
          <w:szCs w:val="21"/>
        </w:rPr>
        <w:lastRenderedPageBreak/>
        <w:t>县域。二是识别能力受数据结构约束：</w:t>
      </w:r>
      <w:r>
        <w:rPr>
          <w:sz w:val="21"/>
          <w:szCs w:val="21"/>
        </w:rPr>
        <w:t>H1</w:t>
      </w:r>
      <w:r>
        <w:rPr>
          <w:sz w:val="21"/>
          <w:szCs w:val="21"/>
        </w:rPr>
        <w:t>与</w:t>
      </w:r>
      <w:r>
        <w:rPr>
          <w:sz w:val="21"/>
          <w:szCs w:val="21"/>
        </w:rPr>
        <w:t>H2</w:t>
      </w:r>
      <w:r>
        <w:rPr>
          <w:sz w:val="21"/>
          <w:szCs w:val="21"/>
        </w:rPr>
        <w:t>均属分析命题而非经过检验的结论</w:t>
      </w:r>
      <w:r>
        <w:rPr>
          <w:rFonts w:hint="eastAsia"/>
          <w:sz w:val="21"/>
          <w:szCs w:val="21"/>
        </w:rPr>
        <w:t>——</w:t>
      </w:r>
      <w:r>
        <w:rPr>
          <w:sz w:val="21"/>
          <w:szCs w:val="21"/>
        </w:rPr>
        <w:t>H2</w:t>
      </w:r>
      <w:r>
        <w:rPr>
          <w:sz w:val="21"/>
          <w:szCs w:val="21"/>
        </w:rPr>
        <w:t>仅有清洁能源外送等事实层面的旁证，</w:t>
      </w:r>
      <w:r>
        <w:rPr>
          <w:sz w:val="21"/>
          <w:szCs w:val="21"/>
        </w:rPr>
        <w:t>H1</w:t>
      </w:r>
      <w:r>
        <w:rPr>
          <w:sz w:val="21"/>
          <w:szCs w:val="21"/>
        </w:rPr>
        <w:t>所涉的制度风险、交易成本等中介变量缺乏连续可比的省级序列；样本期又覆盖新冠疫情及其防控时期，发展子系统</w:t>
      </w:r>
      <w:r>
        <w:rPr>
          <w:sz w:val="21"/>
          <w:szCs w:val="21"/>
        </w:rPr>
        <w:t>2020</w:t>
      </w:r>
      <w:r>
        <w:rPr>
          <w:rFonts w:hint="eastAsia"/>
          <w:sz w:val="21"/>
          <w:szCs w:val="21"/>
        </w:rPr>
        <w:t>—</w:t>
      </w:r>
      <w:r>
        <w:rPr>
          <w:sz w:val="21"/>
          <w:szCs w:val="21"/>
        </w:rPr>
        <w:t>2022</w:t>
      </w:r>
      <w:r>
        <w:rPr>
          <w:sz w:val="21"/>
          <w:szCs w:val="21"/>
        </w:rPr>
        <w:t>年的低位同时受战略功能约束与疫情外生冲击影响，</w:t>
      </w:r>
      <w:r>
        <w:rPr>
          <w:sz w:val="21"/>
          <w:szCs w:val="21"/>
        </w:rPr>
        <w:t>10</w:t>
      </w:r>
      <w:r>
        <w:rPr>
          <w:sz w:val="21"/>
          <w:szCs w:val="21"/>
        </w:rPr>
        <w:t>个年度观测、无对照组的数据结构无法将二者分离。因此，本文的相关判断属描述性与评价性测度，只在方向上成立，不宜作因果解释；后续研究可借助中介变量或面板数据，对</w:t>
      </w:r>
      <w:r>
        <w:rPr>
          <w:sz w:val="21"/>
          <w:szCs w:val="21"/>
        </w:rPr>
        <w:t>H1</w:t>
      </w:r>
      <w:r>
        <w:rPr>
          <w:sz w:val="21"/>
          <w:szCs w:val="21"/>
        </w:rPr>
        <w:t>、</w:t>
      </w:r>
      <w:r>
        <w:rPr>
          <w:sz w:val="21"/>
          <w:szCs w:val="21"/>
        </w:rPr>
        <w:t>H2</w:t>
      </w:r>
      <w:r>
        <w:rPr>
          <w:sz w:val="21"/>
          <w:szCs w:val="21"/>
        </w:rPr>
        <w:t>作直接的机制识别。</w:t>
      </w:r>
    </w:p>
    <w:p w14:paraId="63993A32" w14:textId="77777777" w:rsidR="007C4D1F" w:rsidRDefault="009606D0">
      <w:pPr>
        <w:ind w:firstLine="420"/>
        <w:jc w:val="both"/>
      </w:pPr>
      <w:r>
        <w:rPr>
          <w:sz w:val="21"/>
          <w:szCs w:val="21"/>
        </w:rPr>
        <w:t>三是生态子系统的基准设定对其变动幅度有直接影响：</w:t>
      </w:r>
      <w:r>
        <w:rPr>
          <w:sz w:val="21"/>
          <w:szCs w:val="21"/>
        </w:rPr>
        <w:t>E2</w:t>
      </w:r>
      <w:r>
        <w:rPr>
          <w:sz w:val="21"/>
          <w:szCs w:val="21"/>
        </w:rPr>
        <w:t>、</w:t>
      </w:r>
      <w:r>
        <w:rPr>
          <w:sz w:val="21"/>
          <w:szCs w:val="21"/>
        </w:rPr>
        <w:t>E4</w:t>
      </w:r>
      <w:r>
        <w:rPr>
          <w:sz w:val="21"/>
          <w:szCs w:val="21"/>
        </w:rPr>
        <w:t>两项以</w:t>
      </w:r>
      <w:r>
        <w:rPr>
          <w:sz w:val="21"/>
          <w:szCs w:val="21"/>
        </w:rPr>
        <w:t>2016</w:t>
      </w:r>
      <w:r>
        <w:rPr>
          <w:sz w:val="21"/>
          <w:szCs w:val="21"/>
        </w:rPr>
        <w:t>年实测值为下限、以</w:t>
      </w:r>
      <w:r>
        <w:rPr>
          <w:rFonts w:hint="eastAsia"/>
          <w:sz w:val="21"/>
          <w:szCs w:val="21"/>
        </w:rPr>
        <w:t>“</w:t>
      </w:r>
      <w:r>
        <w:rPr>
          <w:sz w:val="21"/>
          <w:szCs w:val="21"/>
        </w:rPr>
        <w:t>十四五</w:t>
      </w:r>
      <w:r>
        <w:rPr>
          <w:rFonts w:hint="eastAsia"/>
          <w:sz w:val="21"/>
          <w:szCs w:val="21"/>
        </w:rPr>
        <w:t>”</w:t>
      </w:r>
      <w:r>
        <w:rPr>
          <w:sz w:val="21"/>
          <w:szCs w:val="21"/>
        </w:rPr>
        <w:t>规划目标为上限，在构造上使标准化值于样本首年接近</w:t>
      </w:r>
      <w:r>
        <w:rPr>
          <w:sz w:val="21"/>
          <w:szCs w:val="21"/>
        </w:rPr>
        <w:t>0</w:t>
      </w:r>
      <w:r>
        <w:rPr>
          <w:sz w:val="21"/>
          <w:szCs w:val="21"/>
        </w:rPr>
        <w:t>、于目标达成年接近</w:t>
      </w:r>
      <w:r>
        <w:rPr>
          <w:sz w:val="21"/>
          <w:szCs w:val="21"/>
        </w:rPr>
        <w:t>1</w:t>
      </w:r>
      <w:r>
        <w:rPr>
          <w:sz w:val="21"/>
          <w:szCs w:val="21"/>
        </w:rPr>
        <w:t>，生态指数十年涨幅（</w:t>
      </w:r>
      <w:r>
        <w:rPr>
          <w:sz w:val="21"/>
          <w:szCs w:val="21"/>
        </w:rPr>
        <w:t>0.576</w:t>
      </w:r>
      <w:r>
        <w:rPr>
          <w:sz w:val="21"/>
          <w:szCs w:val="21"/>
        </w:rPr>
        <w:t>）因而明显高于安全（</w:t>
      </w:r>
      <w:r>
        <w:rPr>
          <w:sz w:val="21"/>
          <w:szCs w:val="21"/>
        </w:rPr>
        <w:t>0.178</w:t>
      </w:r>
      <w:r>
        <w:rPr>
          <w:sz w:val="21"/>
          <w:szCs w:val="21"/>
        </w:rPr>
        <w:t>）与发展（</w:t>
      </w:r>
      <w:r>
        <w:rPr>
          <w:sz w:val="21"/>
          <w:szCs w:val="21"/>
        </w:rPr>
        <w:t>0.251</w:t>
      </w:r>
      <w:r>
        <w:rPr>
          <w:sz w:val="21"/>
          <w:szCs w:val="21"/>
        </w:rPr>
        <w:t>），</w:t>
      </w:r>
      <w:r>
        <w:rPr>
          <w:rFonts w:hint="eastAsia"/>
          <w:sz w:val="21"/>
          <w:szCs w:val="21"/>
        </w:rPr>
        <w:t>“</w:t>
      </w:r>
      <w:r>
        <w:rPr>
          <w:sz w:val="21"/>
          <w:szCs w:val="21"/>
        </w:rPr>
        <w:t>生态跨越式改善</w:t>
      </w:r>
      <w:r>
        <w:rPr>
          <w:rFonts w:hint="eastAsia"/>
          <w:sz w:val="21"/>
          <w:szCs w:val="21"/>
        </w:rPr>
        <w:t>”</w:t>
      </w:r>
      <w:r>
        <w:rPr>
          <w:sz w:val="21"/>
          <w:szCs w:val="21"/>
        </w:rPr>
        <w:t>应理解为相对于规划目标的达成进度，而非生态状况绝对水平的同比例提升；后续可结合新一轮规划目标重新标定基准，检验这一结论的稳定性。四是本文的测度限于西藏一地，尚无可比参照区，难以分离战略功能因素与其他区域性因素；后续可把三元结构模型拓展至四省涉藏州县及其他承担相近战略功能的地区，在获得可比样本的同时检验战略功能导向型评价框架的适用边界。</w:t>
      </w:r>
    </w:p>
    <w:p w14:paraId="085A8D26" w14:textId="77777777" w:rsidR="007C4D1F" w:rsidRDefault="009606D0">
      <w:pPr>
        <w:spacing w:before="260" w:after="120"/>
      </w:pPr>
      <w:r>
        <w:rPr>
          <w:rFonts w:eastAsia="黑体"/>
          <w:b/>
          <w:bCs/>
          <w:sz w:val="28"/>
          <w:szCs w:val="28"/>
        </w:rPr>
        <w:t>参考文献</w:t>
      </w:r>
    </w:p>
    <w:p w14:paraId="14E59D62" w14:textId="77777777" w:rsidR="007C4D1F" w:rsidRDefault="009606D0">
      <w:pPr>
        <w:spacing w:after="20" w:line="300" w:lineRule="auto"/>
        <w:ind w:left="360" w:hanging="360"/>
      </w:pPr>
      <w:r>
        <w:rPr>
          <w:sz w:val="20"/>
          <w:szCs w:val="20"/>
        </w:rPr>
        <w:t xml:space="preserve">[1] </w:t>
      </w:r>
      <w:r>
        <w:rPr>
          <w:sz w:val="20"/>
          <w:szCs w:val="20"/>
        </w:rPr>
        <w:t>中国社会科学院财经战略研究院课题组</w:t>
      </w:r>
      <w:r>
        <w:rPr>
          <w:sz w:val="20"/>
          <w:szCs w:val="20"/>
        </w:rPr>
        <w:t>,</w:t>
      </w:r>
      <w:r>
        <w:rPr>
          <w:sz w:val="20"/>
          <w:szCs w:val="20"/>
        </w:rPr>
        <w:t>尹振涛</w:t>
      </w:r>
      <w:r>
        <w:rPr>
          <w:sz w:val="20"/>
          <w:szCs w:val="20"/>
        </w:rPr>
        <w:t>,</w:t>
      </w:r>
      <w:r>
        <w:rPr>
          <w:sz w:val="20"/>
          <w:szCs w:val="20"/>
        </w:rPr>
        <w:t>谭洪波</w:t>
      </w:r>
      <w:r>
        <w:rPr>
          <w:sz w:val="20"/>
          <w:szCs w:val="20"/>
        </w:rPr>
        <w:t>,</w:t>
      </w:r>
      <w:r>
        <w:rPr>
          <w:sz w:val="20"/>
          <w:szCs w:val="20"/>
        </w:rPr>
        <w:t>等</w:t>
      </w:r>
      <w:r>
        <w:rPr>
          <w:sz w:val="20"/>
          <w:szCs w:val="20"/>
        </w:rPr>
        <w:t>.</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w:t>
      </w:r>
      <w:r>
        <w:rPr>
          <w:sz w:val="20"/>
          <w:szCs w:val="20"/>
        </w:rPr>
        <w:t>[J].</w:t>
      </w:r>
      <w:r>
        <w:rPr>
          <w:sz w:val="20"/>
          <w:szCs w:val="20"/>
        </w:rPr>
        <w:t>财贸经济</w:t>
      </w:r>
      <w:r>
        <w:rPr>
          <w:sz w:val="20"/>
          <w:szCs w:val="20"/>
        </w:rPr>
        <w:t>,2025(12).</w:t>
      </w:r>
    </w:p>
    <w:p w14:paraId="47D38361" w14:textId="77777777" w:rsidR="007C4D1F" w:rsidRDefault="009606D0">
      <w:pPr>
        <w:spacing w:after="20" w:line="300" w:lineRule="auto"/>
        <w:ind w:left="360" w:hanging="360"/>
      </w:pPr>
      <w:r>
        <w:rPr>
          <w:sz w:val="20"/>
          <w:szCs w:val="20"/>
        </w:rPr>
        <w:t xml:space="preserve">[2] </w:t>
      </w:r>
      <w:r>
        <w:rPr>
          <w:sz w:val="20"/>
          <w:szCs w:val="20"/>
        </w:rPr>
        <w:t>樊杰</w:t>
      </w:r>
      <w:r>
        <w:rPr>
          <w:sz w:val="20"/>
          <w:szCs w:val="20"/>
        </w:rPr>
        <w:t>.</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w:t>
      </w:r>
      <w:r>
        <w:rPr>
          <w:sz w:val="20"/>
          <w:szCs w:val="20"/>
        </w:rPr>
        <w:t>[J].</w:t>
      </w:r>
      <w:r>
        <w:rPr>
          <w:sz w:val="20"/>
          <w:szCs w:val="20"/>
        </w:rPr>
        <w:t>中国科学院院刊</w:t>
      </w:r>
      <w:r>
        <w:rPr>
          <w:sz w:val="20"/>
          <w:szCs w:val="20"/>
        </w:rPr>
        <w:t>,2024(4).</w:t>
      </w:r>
    </w:p>
    <w:p w14:paraId="186404B8" w14:textId="77777777" w:rsidR="007C4D1F" w:rsidRDefault="009606D0">
      <w:pPr>
        <w:spacing w:after="20" w:line="300" w:lineRule="auto"/>
        <w:ind w:left="360" w:hanging="360"/>
      </w:pPr>
      <w:r>
        <w:rPr>
          <w:sz w:val="20"/>
          <w:szCs w:val="20"/>
        </w:rPr>
        <w:t xml:space="preserve">[3] </w:t>
      </w:r>
      <w:r>
        <w:rPr>
          <w:sz w:val="20"/>
          <w:szCs w:val="20"/>
        </w:rPr>
        <w:t>楼俊超</w:t>
      </w:r>
      <w:r>
        <w:rPr>
          <w:sz w:val="20"/>
          <w:szCs w:val="20"/>
        </w:rPr>
        <w:t>,</w:t>
      </w:r>
      <w:r>
        <w:rPr>
          <w:sz w:val="20"/>
          <w:szCs w:val="20"/>
        </w:rPr>
        <w:t>余郑霁</w:t>
      </w:r>
      <w:r>
        <w:rPr>
          <w:sz w:val="20"/>
          <w:szCs w:val="20"/>
        </w:rPr>
        <w:t>.</w:t>
      </w:r>
      <w:r>
        <w:rPr>
          <w:sz w:val="20"/>
          <w:szCs w:val="20"/>
        </w:rPr>
        <w:t>西藏现代化发展的现实基础、主要挑战与路径选择</w:t>
      </w:r>
      <w:r>
        <w:rPr>
          <w:sz w:val="20"/>
          <w:szCs w:val="20"/>
        </w:rPr>
        <w:t>[J].</w:t>
      </w:r>
      <w:r>
        <w:rPr>
          <w:sz w:val="20"/>
          <w:szCs w:val="20"/>
        </w:rPr>
        <w:t>西藏大学学报</w:t>
      </w:r>
      <w:r>
        <w:rPr>
          <w:sz w:val="20"/>
          <w:szCs w:val="20"/>
        </w:rPr>
        <w:t>(</w:t>
      </w:r>
      <w:r>
        <w:rPr>
          <w:sz w:val="20"/>
          <w:szCs w:val="20"/>
        </w:rPr>
        <w:t>社会科学版</w:t>
      </w:r>
      <w:r>
        <w:rPr>
          <w:sz w:val="20"/>
          <w:szCs w:val="20"/>
        </w:rPr>
        <w:t>),2024(4).</w:t>
      </w:r>
    </w:p>
    <w:p w14:paraId="5015D093" w14:textId="77777777" w:rsidR="007C4D1F" w:rsidRDefault="009606D0">
      <w:pPr>
        <w:spacing w:after="20" w:line="300" w:lineRule="auto"/>
        <w:ind w:left="360" w:hanging="360"/>
      </w:pPr>
      <w:r>
        <w:rPr>
          <w:sz w:val="20"/>
          <w:szCs w:val="20"/>
        </w:rPr>
        <w:t xml:space="preserve">[4] </w:t>
      </w:r>
      <w:r>
        <w:rPr>
          <w:sz w:val="20"/>
          <w:szCs w:val="20"/>
        </w:rPr>
        <w:t>陈宗荣</w:t>
      </w:r>
      <w:r>
        <w:rPr>
          <w:sz w:val="20"/>
          <w:szCs w:val="20"/>
        </w:rPr>
        <w:t>.</w:t>
      </w:r>
      <w:r>
        <w:rPr>
          <w:sz w:val="20"/>
          <w:szCs w:val="20"/>
        </w:rPr>
        <w:t>深刻理解新时代党的治藏方略的世界观和方法论意蕴</w:t>
      </w:r>
      <w:r>
        <w:rPr>
          <w:sz w:val="20"/>
          <w:szCs w:val="20"/>
        </w:rPr>
        <w:t>[J].</w:t>
      </w:r>
      <w:r>
        <w:rPr>
          <w:sz w:val="20"/>
          <w:szCs w:val="20"/>
        </w:rPr>
        <w:t>中国藏学</w:t>
      </w:r>
      <w:r>
        <w:rPr>
          <w:sz w:val="20"/>
          <w:szCs w:val="20"/>
        </w:rPr>
        <w:t>,2023(1).</w:t>
      </w:r>
    </w:p>
    <w:p w14:paraId="6FEF670C" w14:textId="77777777" w:rsidR="007C4D1F" w:rsidRDefault="009606D0">
      <w:pPr>
        <w:spacing w:after="20" w:line="300" w:lineRule="auto"/>
        <w:ind w:left="360" w:hanging="360"/>
      </w:pPr>
      <w:r>
        <w:rPr>
          <w:sz w:val="20"/>
          <w:szCs w:val="20"/>
        </w:rPr>
        <w:t xml:space="preserve">[5] </w:t>
      </w:r>
      <w:r>
        <w:rPr>
          <w:sz w:val="20"/>
          <w:szCs w:val="20"/>
        </w:rPr>
        <w:t>周亦峰</w:t>
      </w:r>
      <w:r>
        <w:rPr>
          <w:sz w:val="20"/>
          <w:szCs w:val="20"/>
        </w:rPr>
        <w:t>.</w:t>
      </w:r>
      <w:r>
        <w:rPr>
          <w:sz w:val="20"/>
          <w:szCs w:val="20"/>
        </w:rPr>
        <w:t>西藏筑牢国家生态安全屏障的法治逻辑</w:t>
      </w:r>
      <w:r>
        <w:rPr>
          <w:rFonts w:hint="eastAsia"/>
          <w:sz w:val="20"/>
          <w:szCs w:val="20"/>
        </w:rPr>
        <w:t>——</w:t>
      </w:r>
      <w:r>
        <w:rPr>
          <w:sz w:val="20"/>
          <w:szCs w:val="20"/>
        </w:rPr>
        <w:t>以习近平生态文明思想为视域</w:t>
      </w:r>
      <w:r>
        <w:rPr>
          <w:sz w:val="20"/>
          <w:szCs w:val="20"/>
        </w:rPr>
        <w:t>[J].</w:t>
      </w:r>
      <w:r>
        <w:rPr>
          <w:sz w:val="20"/>
          <w:szCs w:val="20"/>
        </w:rPr>
        <w:t>中国藏学</w:t>
      </w:r>
      <w:r>
        <w:rPr>
          <w:sz w:val="20"/>
          <w:szCs w:val="20"/>
        </w:rPr>
        <w:t>,2021(4).</w:t>
      </w:r>
    </w:p>
    <w:p w14:paraId="4E513AC8" w14:textId="77777777" w:rsidR="007C4D1F" w:rsidRDefault="009606D0">
      <w:pPr>
        <w:spacing w:after="20" w:line="300" w:lineRule="auto"/>
        <w:ind w:left="360" w:hanging="360"/>
      </w:pPr>
      <w:r>
        <w:rPr>
          <w:sz w:val="20"/>
          <w:szCs w:val="20"/>
        </w:rPr>
        <w:t xml:space="preserve">[6] </w:t>
      </w:r>
      <w:r>
        <w:rPr>
          <w:sz w:val="20"/>
          <w:szCs w:val="20"/>
        </w:rPr>
        <w:t>郑堆</w:t>
      </w:r>
      <w:r>
        <w:rPr>
          <w:sz w:val="20"/>
          <w:szCs w:val="20"/>
        </w:rPr>
        <w:t>.</w:t>
      </w:r>
      <w:r>
        <w:rPr>
          <w:sz w:val="20"/>
          <w:szCs w:val="20"/>
        </w:rPr>
        <w:t>用文化自信凝人心聚合力　以中国式现代化生动实践推动西藏长治久安和高质量发展</w:t>
      </w:r>
      <w:r>
        <w:rPr>
          <w:sz w:val="20"/>
          <w:szCs w:val="20"/>
        </w:rPr>
        <w:t>[J].</w:t>
      </w:r>
      <w:r>
        <w:rPr>
          <w:sz w:val="20"/>
          <w:szCs w:val="20"/>
        </w:rPr>
        <w:t>中国藏学</w:t>
      </w:r>
      <w:r>
        <w:rPr>
          <w:sz w:val="20"/>
          <w:szCs w:val="20"/>
        </w:rPr>
        <w:t>,2023(1).</w:t>
      </w:r>
    </w:p>
    <w:p w14:paraId="1D48FB93" w14:textId="77777777" w:rsidR="007C4D1F" w:rsidRDefault="009606D0">
      <w:pPr>
        <w:spacing w:after="20" w:line="300" w:lineRule="auto"/>
        <w:ind w:left="360" w:hanging="360"/>
      </w:pPr>
      <w:r>
        <w:rPr>
          <w:sz w:val="20"/>
          <w:szCs w:val="20"/>
        </w:rPr>
        <w:t xml:space="preserve">[7] </w:t>
      </w:r>
      <w:r>
        <w:rPr>
          <w:sz w:val="20"/>
          <w:szCs w:val="20"/>
        </w:rPr>
        <w:t>师博</w:t>
      </w:r>
      <w:r>
        <w:rPr>
          <w:sz w:val="20"/>
          <w:szCs w:val="20"/>
        </w:rPr>
        <w:t>,</w:t>
      </w:r>
      <w:r>
        <w:rPr>
          <w:sz w:val="20"/>
          <w:szCs w:val="20"/>
        </w:rPr>
        <w:t>任保平</w:t>
      </w:r>
      <w:r>
        <w:rPr>
          <w:sz w:val="20"/>
          <w:szCs w:val="20"/>
        </w:rPr>
        <w:t>.</w:t>
      </w:r>
      <w:r>
        <w:rPr>
          <w:sz w:val="20"/>
          <w:szCs w:val="20"/>
        </w:rPr>
        <w:t>中国省际经济高质量发展的测度与分析</w:t>
      </w:r>
      <w:r>
        <w:rPr>
          <w:sz w:val="20"/>
          <w:szCs w:val="20"/>
        </w:rPr>
        <w:t>[J].</w:t>
      </w:r>
      <w:r>
        <w:rPr>
          <w:sz w:val="20"/>
          <w:szCs w:val="20"/>
        </w:rPr>
        <w:t>经济问题</w:t>
      </w:r>
      <w:r>
        <w:rPr>
          <w:sz w:val="20"/>
          <w:szCs w:val="20"/>
        </w:rPr>
        <w:t>,2018(4).</w:t>
      </w:r>
    </w:p>
    <w:p w14:paraId="13E805FB" w14:textId="77777777" w:rsidR="007C4D1F" w:rsidRDefault="009606D0">
      <w:pPr>
        <w:spacing w:after="20" w:line="300" w:lineRule="auto"/>
        <w:ind w:left="360" w:hanging="360"/>
      </w:pPr>
      <w:r>
        <w:rPr>
          <w:sz w:val="20"/>
          <w:szCs w:val="20"/>
        </w:rPr>
        <w:t xml:space="preserve">[8] </w:t>
      </w:r>
      <w:r>
        <w:rPr>
          <w:sz w:val="20"/>
          <w:szCs w:val="20"/>
        </w:rPr>
        <w:t>李金昌</w:t>
      </w:r>
      <w:r>
        <w:rPr>
          <w:sz w:val="20"/>
          <w:szCs w:val="20"/>
        </w:rPr>
        <w:t>,</w:t>
      </w:r>
      <w:r>
        <w:rPr>
          <w:sz w:val="20"/>
          <w:szCs w:val="20"/>
        </w:rPr>
        <w:t>史龙梅</w:t>
      </w:r>
      <w:r>
        <w:rPr>
          <w:sz w:val="20"/>
          <w:szCs w:val="20"/>
        </w:rPr>
        <w:t>,</w:t>
      </w:r>
      <w:r>
        <w:rPr>
          <w:sz w:val="20"/>
          <w:szCs w:val="20"/>
        </w:rPr>
        <w:t>徐蔼婷</w:t>
      </w:r>
      <w:r>
        <w:rPr>
          <w:sz w:val="20"/>
          <w:szCs w:val="20"/>
        </w:rPr>
        <w:t>.</w:t>
      </w:r>
      <w:r>
        <w:rPr>
          <w:sz w:val="20"/>
          <w:szCs w:val="20"/>
        </w:rPr>
        <w:t>高质量发展评价指标体系探讨</w:t>
      </w:r>
      <w:r>
        <w:rPr>
          <w:sz w:val="20"/>
          <w:szCs w:val="20"/>
        </w:rPr>
        <w:t>[J].</w:t>
      </w:r>
      <w:r>
        <w:rPr>
          <w:sz w:val="20"/>
          <w:szCs w:val="20"/>
        </w:rPr>
        <w:t>统计研究</w:t>
      </w:r>
      <w:r>
        <w:rPr>
          <w:sz w:val="20"/>
          <w:szCs w:val="20"/>
        </w:rPr>
        <w:t>,2019(1).</w:t>
      </w:r>
    </w:p>
    <w:p w14:paraId="473A1DEA" w14:textId="77777777" w:rsidR="007C4D1F" w:rsidRDefault="009606D0">
      <w:pPr>
        <w:spacing w:after="20" w:line="300" w:lineRule="auto"/>
        <w:ind w:left="360" w:hanging="360"/>
      </w:pPr>
      <w:r>
        <w:rPr>
          <w:sz w:val="20"/>
          <w:szCs w:val="20"/>
        </w:rPr>
        <w:t xml:space="preserve">[9] </w:t>
      </w:r>
      <w:r>
        <w:rPr>
          <w:sz w:val="20"/>
          <w:szCs w:val="20"/>
        </w:rPr>
        <w:t>杨永芳</w:t>
      </w:r>
      <w:r>
        <w:rPr>
          <w:sz w:val="20"/>
          <w:szCs w:val="20"/>
        </w:rPr>
        <w:t>,</w:t>
      </w:r>
      <w:r>
        <w:rPr>
          <w:sz w:val="20"/>
          <w:szCs w:val="20"/>
        </w:rPr>
        <w:t>王秦</w:t>
      </w:r>
      <w:r>
        <w:rPr>
          <w:sz w:val="20"/>
          <w:szCs w:val="20"/>
        </w:rPr>
        <w:t>.</w:t>
      </w:r>
      <w:r>
        <w:rPr>
          <w:sz w:val="20"/>
          <w:szCs w:val="20"/>
        </w:rPr>
        <w:t>新时代中国区域经济高质量发展评价指标体系构建研究</w:t>
      </w:r>
      <w:r>
        <w:rPr>
          <w:sz w:val="20"/>
          <w:szCs w:val="20"/>
        </w:rPr>
        <w:t>[J].</w:t>
      </w:r>
      <w:r>
        <w:rPr>
          <w:sz w:val="20"/>
          <w:szCs w:val="20"/>
        </w:rPr>
        <w:t>中国软科学</w:t>
      </w:r>
      <w:r>
        <w:rPr>
          <w:sz w:val="20"/>
          <w:szCs w:val="20"/>
        </w:rPr>
        <w:t>,2024(S1).</w:t>
      </w:r>
    </w:p>
    <w:p w14:paraId="1B9A6889" w14:textId="77777777" w:rsidR="007C4D1F" w:rsidRDefault="009606D0">
      <w:pPr>
        <w:spacing w:after="20" w:line="300" w:lineRule="auto"/>
        <w:ind w:left="360" w:hanging="360"/>
      </w:pPr>
      <w:r>
        <w:rPr>
          <w:sz w:val="20"/>
          <w:szCs w:val="20"/>
        </w:rPr>
        <w:t xml:space="preserve">[10] </w:t>
      </w:r>
      <w:r>
        <w:rPr>
          <w:sz w:val="20"/>
          <w:szCs w:val="20"/>
        </w:rPr>
        <w:t>张伟丽</w:t>
      </w:r>
      <w:r>
        <w:rPr>
          <w:sz w:val="20"/>
          <w:szCs w:val="20"/>
        </w:rPr>
        <w:t>,</w:t>
      </w:r>
      <w:r>
        <w:rPr>
          <w:sz w:val="20"/>
          <w:szCs w:val="20"/>
        </w:rPr>
        <w:t>王伊斌</w:t>
      </w:r>
      <w:r>
        <w:rPr>
          <w:sz w:val="20"/>
          <w:szCs w:val="20"/>
        </w:rPr>
        <w:t>,</w:t>
      </w:r>
      <w:r>
        <w:rPr>
          <w:sz w:val="20"/>
          <w:szCs w:val="20"/>
        </w:rPr>
        <w:t>魏瑞博</w:t>
      </w:r>
      <w:r>
        <w:rPr>
          <w:sz w:val="20"/>
          <w:szCs w:val="20"/>
        </w:rPr>
        <w:t>.</w:t>
      </w:r>
      <w:r>
        <w:rPr>
          <w:sz w:val="20"/>
          <w:szCs w:val="20"/>
        </w:rPr>
        <w:t>城市群内城市高质量发展趋同俱乐部时空演进及机理</w:t>
      </w:r>
      <w:r>
        <w:rPr>
          <w:sz w:val="20"/>
          <w:szCs w:val="20"/>
        </w:rPr>
        <w:t>[J].</w:t>
      </w:r>
      <w:r>
        <w:rPr>
          <w:sz w:val="20"/>
          <w:szCs w:val="20"/>
        </w:rPr>
        <w:t>地理学报</w:t>
      </w:r>
      <w:r>
        <w:rPr>
          <w:sz w:val="20"/>
          <w:szCs w:val="20"/>
        </w:rPr>
        <w:t>,2023(12).</w:t>
      </w:r>
    </w:p>
    <w:p w14:paraId="0DA91109" w14:textId="77777777" w:rsidR="007C4D1F" w:rsidRDefault="009606D0">
      <w:pPr>
        <w:spacing w:after="20" w:line="300" w:lineRule="auto"/>
        <w:ind w:left="360" w:hanging="360"/>
      </w:pPr>
      <w:r>
        <w:rPr>
          <w:sz w:val="20"/>
          <w:szCs w:val="20"/>
        </w:rPr>
        <w:t xml:space="preserve">[11] </w:t>
      </w:r>
      <w:r>
        <w:rPr>
          <w:sz w:val="20"/>
          <w:szCs w:val="20"/>
        </w:rPr>
        <w:t>张国俊</w:t>
      </w:r>
      <w:r>
        <w:rPr>
          <w:sz w:val="20"/>
          <w:szCs w:val="20"/>
        </w:rPr>
        <w:t>,</w:t>
      </w:r>
      <w:r>
        <w:rPr>
          <w:sz w:val="20"/>
          <w:szCs w:val="20"/>
        </w:rPr>
        <w:t>王运喆</w:t>
      </w:r>
      <w:r>
        <w:rPr>
          <w:sz w:val="20"/>
          <w:szCs w:val="20"/>
        </w:rPr>
        <w:t>,</w:t>
      </w:r>
      <w:r>
        <w:rPr>
          <w:sz w:val="20"/>
          <w:szCs w:val="20"/>
        </w:rPr>
        <w:t>陈宇</w:t>
      </w:r>
      <w:r>
        <w:rPr>
          <w:sz w:val="20"/>
          <w:szCs w:val="20"/>
        </w:rPr>
        <w:t>,</w:t>
      </w:r>
      <w:r>
        <w:rPr>
          <w:sz w:val="20"/>
          <w:szCs w:val="20"/>
        </w:rPr>
        <w:t>周春山</w:t>
      </w:r>
      <w:r>
        <w:rPr>
          <w:sz w:val="20"/>
          <w:szCs w:val="20"/>
        </w:rPr>
        <w:t>.</w:t>
      </w:r>
      <w:r>
        <w:rPr>
          <w:sz w:val="20"/>
          <w:szCs w:val="20"/>
        </w:rPr>
        <w:t>中国城市群高质量发展的时空特征及分异机理</w:t>
      </w:r>
      <w:r>
        <w:rPr>
          <w:sz w:val="20"/>
          <w:szCs w:val="20"/>
        </w:rPr>
        <w:t>[J].</w:t>
      </w:r>
      <w:r>
        <w:rPr>
          <w:sz w:val="20"/>
          <w:szCs w:val="20"/>
        </w:rPr>
        <w:t>地理研究</w:t>
      </w:r>
      <w:r>
        <w:rPr>
          <w:sz w:val="20"/>
          <w:szCs w:val="20"/>
        </w:rPr>
        <w:t>,2022(8).</w:t>
      </w:r>
    </w:p>
    <w:p w14:paraId="29FF41C4" w14:textId="77777777" w:rsidR="007C4D1F" w:rsidRDefault="009606D0">
      <w:pPr>
        <w:spacing w:after="20" w:line="300" w:lineRule="auto"/>
        <w:ind w:left="360" w:hanging="360"/>
      </w:pPr>
      <w:r>
        <w:rPr>
          <w:sz w:val="20"/>
          <w:szCs w:val="20"/>
        </w:rPr>
        <w:t>[12] DEARING J A, WANG R, ZHANG K, et al. Safe and just operating spaces for regional social-ecological systems[J].Global Environmental Change,2014(28).</w:t>
      </w:r>
    </w:p>
    <w:p w14:paraId="408AB839" w14:textId="77777777" w:rsidR="007C4D1F" w:rsidRDefault="009606D0">
      <w:pPr>
        <w:spacing w:after="20" w:line="300" w:lineRule="auto"/>
        <w:ind w:left="360" w:hanging="360"/>
      </w:pPr>
      <w:r>
        <w:rPr>
          <w:sz w:val="20"/>
          <w:szCs w:val="20"/>
        </w:rPr>
        <w:t>[13] RAWORTH K. Doughnut Economics: Seven Ways to Think Like a 21st-Century Economist[M].London:Random House Business Books,2017.</w:t>
      </w:r>
    </w:p>
    <w:p w14:paraId="24CA2924" w14:textId="77777777" w:rsidR="007C4D1F" w:rsidRDefault="009606D0">
      <w:pPr>
        <w:spacing w:after="20" w:line="300" w:lineRule="auto"/>
        <w:ind w:left="360" w:hanging="360"/>
      </w:pPr>
      <w:r>
        <w:rPr>
          <w:sz w:val="20"/>
          <w:szCs w:val="20"/>
        </w:rPr>
        <w:t xml:space="preserve">[14] </w:t>
      </w:r>
      <w:r>
        <w:rPr>
          <w:sz w:val="20"/>
          <w:szCs w:val="20"/>
        </w:rPr>
        <w:t>冯娜娜</w:t>
      </w:r>
      <w:r>
        <w:rPr>
          <w:sz w:val="20"/>
          <w:szCs w:val="20"/>
        </w:rPr>
        <w:t>,</w:t>
      </w:r>
      <w:r>
        <w:rPr>
          <w:sz w:val="20"/>
          <w:szCs w:val="20"/>
        </w:rPr>
        <w:t>韦雄生</w:t>
      </w:r>
      <w:r>
        <w:rPr>
          <w:sz w:val="20"/>
          <w:szCs w:val="20"/>
        </w:rPr>
        <w:t>,</w:t>
      </w:r>
      <w:r>
        <w:rPr>
          <w:sz w:val="20"/>
          <w:szCs w:val="20"/>
        </w:rPr>
        <w:t>龙堂展</w:t>
      </w:r>
      <w:r>
        <w:rPr>
          <w:sz w:val="20"/>
          <w:szCs w:val="20"/>
        </w:rPr>
        <w:t>.</w:t>
      </w:r>
      <w:r>
        <w:rPr>
          <w:sz w:val="20"/>
          <w:szCs w:val="20"/>
        </w:rPr>
        <w:t>边疆民族地区新质生产力发展水平测度及障碍因子分析</w:t>
      </w:r>
      <w:r>
        <w:rPr>
          <w:rFonts w:hint="eastAsia"/>
          <w:sz w:val="20"/>
          <w:szCs w:val="20"/>
        </w:rPr>
        <w:t>——</w:t>
      </w:r>
      <w:r>
        <w:rPr>
          <w:sz w:val="20"/>
          <w:szCs w:val="20"/>
        </w:rPr>
        <w:t>以西藏、广西和云南为例</w:t>
      </w:r>
      <w:r>
        <w:rPr>
          <w:sz w:val="20"/>
          <w:szCs w:val="20"/>
        </w:rPr>
        <w:t>[J].</w:t>
      </w:r>
      <w:r>
        <w:rPr>
          <w:sz w:val="20"/>
          <w:szCs w:val="20"/>
        </w:rPr>
        <w:t>南宁师范大学学报</w:t>
      </w:r>
      <w:r>
        <w:rPr>
          <w:sz w:val="20"/>
          <w:szCs w:val="20"/>
        </w:rPr>
        <w:t>(</w:t>
      </w:r>
      <w:r>
        <w:rPr>
          <w:sz w:val="20"/>
          <w:szCs w:val="20"/>
        </w:rPr>
        <w:t>自然科学版</w:t>
      </w:r>
      <w:r>
        <w:rPr>
          <w:sz w:val="20"/>
          <w:szCs w:val="20"/>
        </w:rPr>
        <w:t>),2025(2).</w:t>
      </w:r>
    </w:p>
    <w:p w14:paraId="7A991A06" w14:textId="77777777" w:rsidR="007C4D1F" w:rsidRDefault="009606D0">
      <w:pPr>
        <w:spacing w:after="20" w:line="300" w:lineRule="auto"/>
        <w:ind w:left="360" w:hanging="360"/>
      </w:pPr>
      <w:r>
        <w:rPr>
          <w:sz w:val="20"/>
          <w:szCs w:val="20"/>
        </w:rPr>
        <w:t xml:space="preserve">[15] </w:t>
      </w:r>
      <w:r>
        <w:rPr>
          <w:sz w:val="20"/>
          <w:szCs w:val="20"/>
        </w:rPr>
        <w:t>卜洁文</w:t>
      </w:r>
      <w:r>
        <w:rPr>
          <w:sz w:val="20"/>
          <w:szCs w:val="20"/>
        </w:rPr>
        <w:t>.</w:t>
      </w:r>
      <w:r>
        <w:rPr>
          <w:sz w:val="20"/>
          <w:szCs w:val="20"/>
        </w:rPr>
        <w:t>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w:t>
      </w:r>
      <w:r>
        <w:rPr>
          <w:sz w:val="20"/>
          <w:szCs w:val="20"/>
        </w:rPr>
        <w:t>[J].</w:t>
      </w:r>
      <w:r>
        <w:rPr>
          <w:sz w:val="20"/>
          <w:szCs w:val="20"/>
        </w:rPr>
        <w:t>西藏大学学报</w:t>
      </w:r>
      <w:r>
        <w:rPr>
          <w:sz w:val="20"/>
          <w:szCs w:val="20"/>
        </w:rPr>
        <w:t>(</w:t>
      </w:r>
      <w:r>
        <w:rPr>
          <w:sz w:val="20"/>
          <w:szCs w:val="20"/>
        </w:rPr>
        <w:t>社会科学版</w:t>
      </w:r>
      <w:r>
        <w:rPr>
          <w:sz w:val="20"/>
          <w:szCs w:val="20"/>
        </w:rPr>
        <w:t>),2024(2).</w:t>
      </w:r>
    </w:p>
    <w:p w14:paraId="5E88511D" w14:textId="77777777" w:rsidR="007C4D1F" w:rsidRDefault="009606D0">
      <w:pPr>
        <w:spacing w:after="20" w:line="300" w:lineRule="auto"/>
        <w:ind w:left="360" w:hanging="360"/>
      </w:pPr>
      <w:r>
        <w:rPr>
          <w:sz w:val="20"/>
          <w:szCs w:val="20"/>
        </w:rPr>
        <w:t xml:space="preserve">[16] </w:t>
      </w:r>
      <w:r>
        <w:rPr>
          <w:sz w:val="20"/>
          <w:szCs w:val="20"/>
        </w:rPr>
        <w:t>徐伍达</w:t>
      </w:r>
      <w:r>
        <w:rPr>
          <w:sz w:val="20"/>
          <w:szCs w:val="20"/>
        </w:rPr>
        <w:t>,</w:t>
      </w:r>
      <w:r>
        <w:rPr>
          <w:sz w:val="20"/>
          <w:szCs w:val="20"/>
        </w:rPr>
        <w:t>久毛措</w:t>
      </w:r>
      <w:r>
        <w:rPr>
          <w:sz w:val="20"/>
          <w:szCs w:val="20"/>
        </w:rPr>
        <w:t>.</w:t>
      </w:r>
      <w:r>
        <w:rPr>
          <w:sz w:val="20"/>
          <w:szCs w:val="20"/>
        </w:rPr>
        <w:t>西藏推动高原经济高质量发展研究</w:t>
      </w:r>
      <w:r>
        <w:rPr>
          <w:sz w:val="20"/>
          <w:szCs w:val="20"/>
        </w:rPr>
        <w:t>[J].</w:t>
      </w:r>
      <w:r>
        <w:rPr>
          <w:sz w:val="20"/>
          <w:szCs w:val="20"/>
        </w:rPr>
        <w:t>西藏研究</w:t>
      </w:r>
      <w:r>
        <w:rPr>
          <w:sz w:val="20"/>
          <w:szCs w:val="20"/>
        </w:rPr>
        <w:t>,2023(6).</w:t>
      </w:r>
    </w:p>
    <w:p w14:paraId="2E9CA5F8" w14:textId="77777777" w:rsidR="007C4D1F" w:rsidRDefault="009606D0">
      <w:pPr>
        <w:spacing w:after="20" w:line="300" w:lineRule="auto"/>
        <w:ind w:left="360" w:hanging="360"/>
      </w:pPr>
      <w:r>
        <w:rPr>
          <w:sz w:val="20"/>
          <w:szCs w:val="20"/>
        </w:rPr>
        <w:t xml:space="preserve">[17] </w:t>
      </w:r>
      <w:r>
        <w:rPr>
          <w:sz w:val="20"/>
          <w:szCs w:val="20"/>
        </w:rPr>
        <w:t>鲁万波</w:t>
      </w:r>
      <w:r>
        <w:rPr>
          <w:sz w:val="20"/>
          <w:szCs w:val="20"/>
        </w:rPr>
        <w:t>,</w:t>
      </w:r>
      <w:r>
        <w:rPr>
          <w:sz w:val="20"/>
          <w:szCs w:val="20"/>
        </w:rPr>
        <w:t>贾光宁</w:t>
      </w:r>
      <w:r>
        <w:rPr>
          <w:sz w:val="20"/>
          <w:szCs w:val="20"/>
        </w:rPr>
        <w:t>.</w:t>
      </w:r>
      <w:r>
        <w:rPr>
          <w:sz w:val="20"/>
          <w:szCs w:val="20"/>
        </w:rPr>
        <w:t>西藏经济高质量发展指标体系构建与测度</w:t>
      </w:r>
      <w:r>
        <w:rPr>
          <w:sz w:val="20"/>
          <w:szCs w:val="20"/>
        </w:rPr>
        <w:t>[J].</w:t>
      </w:r>
      <w:r>
        <w:rPr>
          <w:sz w:val="20"/>
          <w:szCs w:val="20"/>
        </w:rPr>
        <w:t>西藏大学学报</w:t>
      </w:r>
      <w:r>
        <w:rPr>
          <w:sz w:val="20"/>
          <w:szCs w:val="20"/>
        </w:rPr>
        <w:t>(</w:t>
      </w:r>
      <w:r>
        <w:rPr>
          <w:sz w:val="20"/>
          <w:szCs w:val="20"/>
        </w:rPr>
        <w:t>社会科学版</w:t>
      </w:r>
      <w:r>
        <w:rPr>
          <w:sz w:val="20"/>
          <w:szCs w:val="20"/>
        </w:rPr>
        <w:t>),2022(3).</w:t>
      </w:r>
    </w:p>
    <w:p w14:paraId="4A97EC2A" w14:textId="77777777" w:rsidR="007C4D1F" w:rsidRDefault="009606D0">
      <w:pPr>
        <w:spacing w:after="20" w:line="300" w:lineRule="auto"/>
        <w:ind w:left="360" w:hanging="360"/>
      </w:pPr>
      <w:r>
        <w:rPr>
          <w:sz w:val="20"/>
          <w:szCs w:val="20"/>
        </w:rPr>
        <w:t xml:space="preserve">[18] </w:t>
      </w:r>
      <w:r>
        <w:rPr>
          <w:sz w:val="20"/>
          <w:szCs w:val="20"/>
        </w:rPr>
        <w:t>席蒙蒙</w:t>
      </w:r>
      <w:r>
        <w:rPr>
          <w:sz w:val="20"/>
          <w:szCs w:val="20"/>
        </w:rPr>
        <w:t>.</w:t>
      </w:r>
      <w:r>
        <w:rPr>
          <w:sz w:val="20"/>
          <w:szCs w:val="20"/>
        </w:rPr>
        <w:t>西藏经济高质量发展水平测度研究</w:t>
      </w:r>
      <w:r>
        <w:rPr>
          <w:sz w:val="20"/>
          <w:szCs w:val="20"/>
        </w:rPr>
        <w:t>[J].</w:t>
      </w:r>
      <w:r>
        <w:rPr>
          <w:sz w:val="20"/>
          <w:szCs w:val="20"/>
        </w:rPr>
        <w:t>青海民族研究</w:t>
      </w:r>
      <w:r>
        <w:rPr>
          <w:sz w:val="20"/>
          <w:szCs w:val="20"/>
        </w:rPr>
        <w:t>,2023(3).</w:t>
      </w:r>
    </w:p>
    <w:p w14:paraId="414BF5A1" w14:textId="77777777" w:rsidR="007C4D1F" w:rsidRDefault="009606D0">
      <w:pPr>
        <w:spacing w:after="20" w:line="300" w:lineRule="auto"/>
        <w:ind w:left="360" w:hanging="360"/>
      </w:pPr>
      <w:r>
        <w:rPr>
          <w:sz w:val="20"/>
          <w:szCs w:val="20"/>
        </w:rPr>
        <w:t xml:space="preserve">[19] </w:t>
      </w:r>
      <w:r>
        <w:rPr>
          <w:sz w:val="20"/>
          <w:szCs w:val="20"/>
        </w:rPr>
        <w:t>冯思童</w:t>
      </w:r>
      <w:r>
        <w:rPr>
          <w:sz w:val="20"/>
          <w:szCs w:val="20"/>
        </w:rPr>
        <w:t>.</w:t>
      </w:r>
      <w:r>
        <w:rPr>
          <w:sz w:val="20"/>
          <w:szCs w:val="20"/>
        </w:rPr>
        <w:t>西藏高质量发展评估指标的耦合效应及灰色关联分析</w:t>
      </w:r>
      <w:r>
        <w:rPr>
          <w:sz w:val="20"/>
          <w:szCs w:val="20"/>
        </w:rPr>
        <w:t>[J].</w:t>
      </w:r>
      <w:r>
        <w:rPr>
          <w:sz w:val="20"/>
          <w:szCs w:val="20"/>
        </w:rPr>
        <w:t>商业经济研究</w:t>
      </w:r>
      <w:r>
        <w:rPr>
          <w:sz w:val="20"/>
          <w:szCs w:val="20"/>
        </w:rPr>
        <w:t>,2025(8).</w:t>
      </w:r>
    </w:p>
    <w:p w14:paraId="1A1AEA52" w14:textId="77777777" w:rsidR="007C4D1F" w:rsidRDefault="009606D0">
      <w:pPr>
        <w:spacing w:after="20" w:line="300" w:lineRule="auto"/>
        <w:ind w:left="360" w:hanging="360"/>
      </w:pPr>
      <w:r>
        <w:rPr>
          <w:sz w:val="20"/>
          <w:szCs w:val="20"/>
        </w:rPr>
        <w:t xml:space="preserve">[20] </w:t>
      </w:r>
      <w:r>
        <w:rPr>
          <w:sz w:val="20"/>
          <w:szCs w:val="20"/>
        </w:rPr>
        <w:t>陈朴</w:t>
      </w:r>
      <w:r>
        <w:rPr>
          <w:sz w:val="20"/>
          <w:szCs w:val="20"/>
        </w:rPr>
        <w:t>,</w:t>
      </w:r>
      <w:r>
        <w:rPr>
          <w:sz w:val="20"/>
          <w:szCs w:val="20"/>
        </w:rPr>
        <w:t>杨亚波</w:t>
      </w:r>
      <w:r>
        <w:rPr>
          <w:sz w:val="20"/>
          <w:szCs w:val="20"/>
        </w:rPr>
        <w:t>.</w:t>
      </w:r>
      <w:r>
        <w:rPr>
          <w:sz w:val="20"/>
          <w:szCs w:val="20"/>
        </w:rPr>
        <w:t>西藏创建高原经济高质量发展先行区评价指标体系构建研究</w:t>
      </w:r>
      <w:r>
        <w:rPr>
          <w:sz w:val="20"/>
          <w:szCs w:val="20"/>
        </w:rPr>
        <w:t>[J].</w:t>
      </w:r>
      <w:r>
        <w:rPr>
          <w:sz w:val="20"/>
          <w:szCs w:val="20"/>
        </w:rPr>
        <w:t>西藏研究</w:t>
      </w:r>
      <w:r>
        <w:rPr>
          <w:sz w:val="20"/>
          <w:szCs w:val="20"/>
        </w:rPr>
        <w:t>,2023(1).</w:t>
      </w:r>
    </w:p>
    <w:p w14:paraId="159C148C" w14:textId="77777777" w:rsidR="007C4D1F" w:rsidRDefault="009606D0">
      <w:pPr>
        <w:spacing w:after="20" w:line="300" w:lineRule="auto"/>
        <w:ind w:left="360" w:hanging="360"/>
      </w:pPr>
      <w:r>
        <w:rPr>
          <w:sz w:val="20"/>
          <w:szCs w:val="20"/>
        </w:rPr>
        <w:lastRenderedPageBreak/>
        <w:t xml:space="preserve">[21] </w:t>
      </w:r>
      <w:r>
        <w:rPr>
          <w:sz w:val="20"/>
          <w:szCs w:val="20"/>
        </w:rPr>
        <w:t>严茂超</w:t>
      </w:r>
      <w:r>
        <w:rPr>
          <w:sz w:val="20"/>
          <w:szCs w:val="20"/>
        </w:rPr>
        <w:t>,ODUM H T.</w:t>
      </w:r>
      <w:r>
        <w:rPr>
          <w:sz w:val="20"/>
          <w:szCs w:val="20"/>
        </w:rPr>
        <w:t>西藏生态经济系统的能值分析与可持续发展研究</w:t>
      </w:r>
      <w:r>
        <w:rPr>
          <w:sz w:val="20"/>
          <w:szCs w:val="20"/>
        </w:rPr>
        <w:t>[J].</w:t>
      </w:r>
      <w:r>
        <w:rPr>
          <w:sz w:val="20"/>
          <w:szCs w:val="20"/>
        </w:rPr>
        <w:t>自然资源学报</w:t>
      </w:r>
      <w:r>
        <w:rPr>
          <w:sz w:val="20"/>
          <w:szCs w:val="20"/>
        </w:rPr>
        <w:t>,1998(2).</w:t>
      </w:r>
    </w:p>
    <w:p w14:paraId="1FCD00A6" w14:textId="77777777" w:rsidR="007C4D1F" w:rsidRDefault="009606D0">
      <w:pPr>
        <w:spacing w:after="20" w:line="300" w:lineRule="auto"/>
        <w:ind w:left="360" w:hanging="360"/>
      </w:pPr>
      <w:r>
        <w:rPr>
          <w:sz w:val="20"/>
          <w:szCs w:val="20"/>
        </w:rPr>
        <w:t xml:space="preserve">[22] </w:t>
      </w:r>
      <w:r>
        <w:rPr>
          <w:sz w:val="20"/>
          <w:szCs w:val="20"/>
        </w:rPr>
        <w:t>赵晓鸿</w:t>
      </w:r>
      <w:r>
        <w:rPr>
          <w:sz w:val="20"/>
          <w:szCs w:val="20"/>
        </w:rPr>
        <w:t>.</w:t>
      </w:r>
      <w:r>
        <w:rPr>
          <w:sz w:val="20"/>
          <w:szCs w:val="20"/>
        </w:rPr>
        <w:t>西藏经济发展与生态安全的冲突及对策</w:t>
      </w:r>
      <w:r>
        <w:rPr>
          <w:sz w:val="20"/>
          <w:szCs w:val="20"/>
        </w:rPr>
        <w:t>[J].</w:t>
      </w:r>
      <w:r>
        <w:rPr>
          <w:sz w:val="20"/>
          <w:szCs w:val="20"/>
        </w:rPr>
        <w:t>西南民族大学学报</w:t>
      </w:r>
      <w:r>
        <w:rPr>
          <w:sz w:val="20"/>
          <w:szCs w:val="20"/>
        </w:rPr>
        <w:t>(</w:t>
      </w:r>
      <w:r>
        <w:rPr>
          <w:sz w:val="20"/>
          <w:szCs w:val="20"/>
        </w:rPr>
        <w:t>人文社科版</w:t>
      </w:r>
      <w:r>
        <w:rPr>
          <w:sz w:val="20"/>
          <w:szCs w:val="20"/>
        </w:rPr>
        <w:t>),2006(10).</w:t>
      </w:r>
    </w:p>
    <w:p w14:paraId="169EA637" w14:textId="77777777" w:rsidR="007C4D1F" w:rsidRDefault="009606D0">
      <w:pPr>
        <w:spacing w:after="20" w:line="300" w:lineRule="auto"/>
        <w:ind w:left="360" w:hanging="360"/>
      </w:pPr>
      <w:r>
        <w:rPr>
          <w:sz w:val="20"/>
          <w:szCs w:val="20"/>
        </w:rPr>
        <w:t xml:space="preserve">[23] </w:t>
      </w:r>
      <w:r>
        <w:rPr>
          <w:sz w:val="20"/>
          <w:szCs w:val="20"/>
        </w:rPr>
        <w:t>郑应友</w:t>
      </w:r>
      <w:r>
        <w:rPr>
          <w:sz w:val="20"/>
          <w:szCs w:val="20"/>
        </w:rPr>
        <w:t>,</w:t>
      </w:r>
      <w:r>
        <w:rPr>
          <w:sz w:val="20"/>
          <w:szCs w:val="20"/>
        </w:rPr>
        <w:t>侯霞</w:t>
      </w:r>
      <w:r>
        <w:rPr>
          <w:sz w:val="20"/>
          <w:szCs w:val="20"/>
        </w:rPr>
        <w:t>.</w:t>
      </w:r>
      <w:r>
        <w:rPr>
          <w:sz w:val="20"/>
          <w:szCs w:val="20"/>
        </w:rPr>
        <w:t>基于</w:t>
      </w:r>
      <w:r>
        <w:rPr>
          <w:sz w:val="20"/>
          <w:szCs w:val="20"/>
        </w:rPr>
        <w:t>Bibliometrix</w:t>
      </w:r>
      <w:r>
        <w:rPr>
          <w:sz w:val="20"/>
          <w:szCs w:val="20"/>
        </w:rPr>
        <w:t>的西藏生态经济领域研究现状、热点探析与趋势展望</w:t>
      </w:r>
      <w:r>
        <w:rPr>
          <w:sz w:val="20"/>
          <w:szCs w:val="20"/>
        </w:rPr>
        <w:t>(1984—2022)[J].</w:t>
      </w:r>
      <w:r>
        <w:rPr>
          <w:sz w:val="20"/>
          <w:szCs w:val="20"/>
        </w:rPr>
        <w:t>西藏研究</w:t>
      </w:r>
      <w:r>
        <w:rPr>
          <w:sz w:val="20"/>
          <w:szCs w:val="20"/>
        </w:rPr>
        <w:t>,2024(2).</w:t>
      </w:r>
    </w:p>
    <w:p w14:paraId="5F5B5183" w14:textId="77777777" w:rsidR="007C4D1F" w:rsidRDefault="009606D0">
      <w:pPr>
        <w:spacing w:after="20" w:line="300" w:lineRule="auto"/>
        <w:ind w:left="360" w:hanging="360"/>
      </w:pPr>
      <w:r>
        <w:rPr>
          <w:sz w:val="20"/>
          <w:szCs w:val="20"/>
        </w:rPr>
        <w:t xml:space="preserve">[24] </w:t>
      </w:r>
      <w:r>
        <w:rPr>
          <w:sz w:val="20"/>
          <w:szCs w:val="20"/>
        </w:rPr>
        <w:t>焦乐佳</w:t>
      </w:r>
      <w:r>
        <w:rPr>
          <w:sz w:val="20"/>
          <w:szCs w:val="20"/>
        </w:rPr>
        <w:t>,</w:t>
      </w:r>
      <w:r>
        <w:rPr>
          <w:sz w:val="20"/>
          <w:szCs w:val="20"/>
        </w:rPr>
        <w:t>姚柳杨</w:t>
      </w:r>
      <w:r>
        <w:rPr>
          <w:sz w:val="20"/>
          <w:szCs w:val="20"/>
        </w:rPr>
        <w:t>,</w:t>
      </w:r>
      <w:r>
        <w:rPr>
          <w:sz w:val="20"/>
          <w:szCs w:val="20"/>
        </w:rPr>
        <w:t>宋连久</w:t>
      </w:r>
      <w:r>
        <w:rPr>
          <w:sz w:val="20"/>
          <w:szCs w:val="20"/>
        </w:rPr>
        <w:t>,</w:t>
      </w:r>
      <w:r>
        <w:rPr>
          <w:sz w:val="20"/>
          <w:szCs w:val="20"/>
        </w:rPr>
        <w:t>等</w:t>
      </w:r>
      <w:r>
        <w:rPr>
          <w:sz w:val="20"/>
          <w:szCs w:val="20"/>
        </w:rPr>
        <w:t>.</w:t>
      </w:r>
      <w:r>
        <w:rPr>
          <w:sz w:val="20"/>
          <w:szCs w:val="20"/>
        </w:rPr>
        <w:t>西藏县域生态</w:t>
      </w:r>
      <w:r>
        <w:rPr>
          <w:rFonts w:hint="eastAsia"/>
          <w:sz w:val="20"/>
          <w:szCs w:val="20"/>
        </w:rPr>
        <w:t>—</w:t>
      </w:r>
      <w:r>
        <w:rPr>
          <w:sz w:val="20"/>
          <w:szCs w:val="20"/>
        </w:rPr>
        <w:t>经济</w:t>
      </w:r>
      <w:r>
        <w:rPr>
          <w:rFonts w:hint="eastAsia"/>
          <w:sz w:val="20"/>
          <w:szCs w:val="20"/>
        </w:rPr>
        <w:t>—</w:t>
      </w:r>
      <w:r>
        <w:rPr>
          <w:sz w:val="20"/>
          <w:szCs w:val="20"/>
        </w:rPr>
        <w:t>社会耦合协调发展的时空演变及预测</w:t>
      </w:r>
      <w:r>
        <w:rPr>
          <w:sz w:val="20"/>
          <w:szCs w:val="20"/>
        </w:rPr>
        <w:t>[J].</w:t>
      </w:r>
      <w:r>
        <w:rPr>
          <w:sz w:val="20"/>
          <w:szCs w:val="20"/>
        </w:rPr>
        <w:t>水土保持通报</w:t>
      </w:r>
      <w:r>
        <w:rPr>
          <w:sz w:val="20"/>
          <w:szCs w:val="20"/>
        </w:rPr>
        <w:t>,2026(2).</w:t>
      </w:r>
    </w:p>
    <w:p w14:paraId="4D52FE02" w14:textId="77777777" w:rsidR="007C4D1F" w:rsidRDefault="009606D0">
      <w:pPr>
        <w:spacing w:after="20" w:line="300" w:lineRule="auto"/>
        <w:ind w:left="360" w:hanging="360"/>
      </w:pPr>
      <w:r>
        <w:rPr>
          <w:sz w:val="20"/>
          <w:szCs w:val="20"/>
        </w:rPr>
        <w:t xml:space="preserve">[25] </w:t>
      </w:r>
      <w:r>
        <w:rPr>
          <w:sz w:val="20"/>
          <w:szCs w:val="20"/>
        </w:rPr>
        <w:t>王翔宇</w:t>
      </w:r>
      <w:r>
        <w:rPr>
          <w:sz w:val="20"/>
          <w:szCs w:val="20"/>
        </w:rPr>
        <w:t>,</w:t>
      </w:r>
      <w:r>
        <w:rPr>
          <w:sz w:val="20"/>
          <w:szCs w:val="20"/>
        </w:rPr>
        <w:t>高培超</w:t>
      </w:r>
      <w:r>
        <w:rPr>
          <w:sz w:val="20"/>
          <w:szCs w:val="20"/>
        </w:rPr>
        <w:t>,</w:t>
      </w:r>
      <w:r>
        <w:rPr>
          <w:sz w:val="20"/>
          <w:szCs w:val="20"/>
        </w:rPr>
        <w:t>宋长青</w:t>
      </w:r>
      <w:r>
        <w:rPr>
          <w:sz w:val="20"/>
          <w:szCs w:val="20"/>
        </w:rPr>
        <w:t>,</w:t>
      </w:r>
      <w:r>
        <w:rPr>
          <w:sz w:val="20"/>
          <w:szCs w:val="20"/>
        </w:rPr>
        <w:t>等</w:t>
      </w:r>
      <w:r>
        <w:rPr>
          <w:sz w:val="20"/>
          <w:szCs w:val="20"/>
        </w:rPr>
        <w:t>.</w:t>
      </w:r>
      <w:r>
        <w:rPr>
          <w:sz w:val="20"/>
          <w:szCs w:val="20"/>
        </w:rPr>
        <w:t>区域高质量发展的内涵与评价体系探索</w:t>
      </w:r>
      <w:r>
        <w:rPr>
          <w:rFonts w:hint="eastAsia"/>
          <w:sz w:val="20"/>
          <w:szCs w:val="20"/>
        </w:rPr>
        <w:t>——</w:t>
      </w:r>
      <w:r>
        <w:rPr>
          <w:sz w:val="20"/>
          <w:szCs w:val="20"/>
        </w:rPr>
        <w:t>以青藏高原县域单元为例</w:t>
      </w:r>
      <w:r>
        <w:rPr>
          <w:sz w:val="20"/>
          <w:szCs w:val="20"/>
        </w:rPr>
        <w:t>[J].</w:t>
      </w:r>
      <w:r>
        <w:rPr>
          <w:sz w:val="20"/>
          <w:szCs w:val="20"/>
        </w:rPr>
        <w:t>北京师范大学学报</w:t>
      </w:r>
      <w:r>
        <w:rPr>
          <w:sz w:val="20"/>
          <w:szCs w:val="20"/>
        </w:rPr>
        <w:t>(</w:t>
      </w:r>
      <w:r>
        <w:rPr>
          <w:sz w:val="20"/>
          <w:szCs w:val="20"/>
        </w:rPr>
        <w:t>自然科学版</w:t>
      </w:r>
      <w:r>
        <w:rPr>
          <w:sz w:val="20"/>
          <w:szCs w:val="20"/>
        </w:rPr>
        <w:t>),2022(2).</w:t>
      </w:r>
    </w:p>
    <w:p w14:paraId="03E77064" w14:textId="77777777" w:rsidR="007C4D1F" w:rsidRDefault="009606D0">
      <w:pPr>
        <w:spacing w:after="20" w:line="300" w:lineRule="auto"/>
        <w:ind w:left="360" w:hanging="360"/>
      </w:pPr>
      <w:r>
        <w:rPr>
          <w:sz w:val="20"/>
          <w:szCs w:val="20"/>
        </w:rPr>
        <w:t xml:space="preserve">[26] </w:t>
      </w:r>
      <w:r>
        <w:rPr>
          <w:sz w:val="20"/>
          <w:szCs w:val="20"/>
        </w:rPr>
        <w:t>魏卫</w:t>
      </w:r>
      <w:r>
        <w:rPr>
          <w:sz w:val="20"/>
          <w:szCs w:val="20"/>
        </w:rPr>
        <w:t>,</w:t>
      </w:r>
      <w:r>
        <w:rPr>
          <w:sz w:val="20"/>
          <w:szCs w:val="20"/>
        </w:rPr>
        <w:t>刘娴娴</w:t>
      </w:r>
      <w:r>
        <w:rPr>
          <w:sz w:val="20"/>
          <w:szCs w:val="20"/>
        </w:rPr>
        <w:t>,</w:t>
      </w:r>
      <w:r>
        <w:rPr>
          <w:sz w:val="20"/>
          <w:szCs w:val="20"/>
        </w:rPr>
        <w:t>王晓宇</w:t>
      </w:r>
      <w:r>
        <w:rPr>
          <w:sz w:val="20"/>
          <w:szCs w:val="20"/>
        </w:rPr>
        <w:t>,</w:t>
      </w:r>
      <w:r>
        <w:rPr>
          <w:sz w:val="20"/>
          <w:szCs w:val="20"/>
        </w:rPr>
        <w:t>等</w:t>
      </w:r>
      <w:r>
        <w:rPr>
          <w:sz w:val="20"/>
          <w:szCs w:val="20"/>
        </w:rPr>
        <w:t>.</w:t>
      </w:r>
      <w:r>
        <w:rPr>
          <w:sz w:val="20"/>
          <w:szCs w:val="20"/>
        </w:rPr>
        <w:t>美丽中国系统耦合协调度的空间异质性探索</w:t>
      </w:r>
      <w:r>
        <w:rPr>
          <w:sz w:val="20"/>
          <w:szCs w:val="20"/>
        </w:rPr>
        <w:t>[J].</w:t>
      </w:r>
      <w:r>
        <w:rPr>
          <w:sz w:val="20"/>
          <w:szCs w:val="20"/>
        </w:rPr>
        <w:t>经济地理</w:t>
      </w:r>
      <w:r>
        <w:rPr>
          <w:sz w:val="20"/>
          <w:szCs w:val="20"/>
        </w:rPr>
        <w:t>,2021(6).</w:t>
      </w:r>
    </w:p>
    <w:p w14:paraId="60CF61C0" w14:textId="77777777" w:rsidR="007C4D1F" w:rsidRDefault="009606D0">
      <w:pPr>
        <w:spacing w:after="20" w:line="300" w:lineRule="auto"/>
        <w:ind w:left="360" w:hanging="360"/>
      </w:pPr>
      <w:r>
        <w:rPr>
          <w:sz w:val="20"/>
          <w:szCs w:val="20"/>
        </w:rPr>
        <w:t xml:space="preserve">[27] </w:t>
      </w:r>
      <w:r>
        <w:rPr>
          <w:sz w:val="20"/>
          <w:szCs w:val="20"/>
        </w:rPr>
        <w:t>丛晓男</w:t>
      </w:r>
      <w:r>
        <w:rPr>
          <w:sz w:val="20"/>
          <w:szCs w:val="20"/>
        </w:rPr>
        <w:t>.</w:t>
      </w:r>
      <w:r>
        <w:rPr>
          <w:sz w:val="20"/>
          <w:szCs w:val="20"/>
        </w:rPr>
        <w:t>耦合度模型的形式、性质及在地理学研究中的若干误用</w:t>
      </w:r>
      <w:r>
        <w:rPr>
          <w:sz w:val="20"/>
          <w:szCs w:val="20"/>
        </w:rPr>
        <w:t>[J].</w:t>
      </w:r>
      <w:r>
        <w:rPr>
          <w:sz w:val="20"/>
          <w:szCs w:val="20"/>
        </w:rPr>
        <w:t>经济地理</w:t>
      </w:r>
      <w:r>
        <w:rPr>
          <w:sz w:val="20"/>
          <w:szCs w:val="20"/>
        </w:rPr>
        <w:t>,2019(4).</w:t>
      </w:r>
    </w:p>
    <w:p w14:paraId="0EE5F026" w14:textId="77777777" w:rsidR="007C4D1F" w:rsidRDefault="009606D0">
      <w:pPr>
        <w:spacing w:after="20" w:line="300" w:lineRule="auto"/>
        <w:ind w:left="360" w:hanging="360"/>
      </w:pPr>
      <w:r>
        <w:rPr>
          <w:sz w:val="20"/>
          <w:szCs w:val="20"/>
        </w:rPr>
        <w:t>[28] DIAKOULAKI D, MAVROTAS G, PAPAYANNAKIS L. Determining objective weights in multiple criteria problems: The CRITIC method[J].Computers &amp; Operations Research,1995(7).</w:t>
      </w:r>
    </w:p>
    <w:p w14:paraId="263A9CC6" w14:textId="77777777" w:rsidR="007C4D1F" w:rsidRDefault="009606D0">
      <w:pPr>
        <w:spacing w:after="20" w:line="300" w:lineRule="auto"/>
        <w:ind w:left="360" w:hanging="360"/>
      </w:pPr>
      <w:r>
        <w:rPr>
          <w:sz w:val="20"/>
          <w:szCs w:val="20"/>
        </w:rPr>
        <w:t xml:space="preserve">[29] </w:t>
      </w:r>
      <w:r>
        <w:rPr>
          <w:sz w:val="20"/>
          <w:szCs w:val="20"/>
        </w:rPr>
        <w:t>于婷</w:t>
      </w:r>
      <w:r>
        <w:rPr>
          <w:sz w:val="20"/>
          <w:szCs w:val="20"/>
        </w:rPr>
        <w:t>,</w:t>
      </w:r>
      <w:r>
        <w:rPr>
          <w:sz w:val="20"/>
          <w:szCs w:val="20"/>
        </w:rPr>
        <w:t>于法稳</w:t>
      </w:r>
      <w:r>
        <w:rPr>
          <w:sz w:val="20"/>
          <w:szCs w:val="20"/>
        </w:rPr>
        <w:t>.</w:t>
      </w:r>
      <w:r>
        <w:rPr>
          <w:sz w:val="20"/>
          <w:szCs w:val="20"/>
        </w:rPr>
        <w:t>基于熵权</w:t>
      </w:r>
      <w:r>
        <w:rPr>
          <w:sz w:val="20"/>
          <w:szCs w:val="20"/>
        </w:rPr>
        <w:t>TOPSIS</w:t>
      </w:r>
      <w:r>
        <w:rPr>
          <w:sz w:val="20"/>
          <w:szCs w:val="20"/>
        </w:rPr>
        <w:t>法的农业高质量发展评价及障碍因子诊断</w:t>
      </w:r>
      <w:r>
        <w:rPr>
          <w:sz w:val="20"/>
          <w:szCs w:val="20"/>
        </w:rPr>
        <w:t>[J].</w:t>
      </w:r>
      <w:r>
        <w:rPr>
          <w:sz w:val="20"/>
          <w:szCs w:val="20"/>
        </w:rPr>
        <w:t>云南社会科学</w:t>
      </w:r>
      <w:r>
        <w:rPr>
          <w:sz w:val="20"/>
          <w:szCs w:val="20"/>
        </w:rPr>
        <w:t>,2021(5).</w:t>
      </w:r>
    </w:p>
    <w:p w14:paraId="319D2FE6" w14:textId="77777777" w:rsidR="007C4D1F" w:rsidRDefault="009606D0">
      <w:pPr>
        <w:spacing w:after="20" w:line="300" w:lineRule="auto"/>
        <w:ind w:left="360" w:hanging="360"/>
      </w:pPr>
      <w:r>
        <w:rPr>
          <w:sz w:val="20"/>
          <w:szCs w:val="20"/>
        </w:rPr>
        <w:t>[30] NARDO M, SAISANA M, SALTELLI A, et al. Handbook on Constructing Composite Indicators: Methodology and User Guide[M].Paris:OECD Publishing,2008.</w:t>
      </w:r>
    </w:p>
    <w:p w14:paraId="76434778" w14:textId="77777777" w:rsidR="007C4D1F" w:rsidRDefault="009606D0">
      <w:pPr>
        <w:spacing w:after="20" w:line="300" w:lineRule="auto"/>
        <w:ind w:left="360" w:hanging="360"/>
      </w:pPr>
      <w:r>
        <w:rPr>
          <w:sz w:val="20"/>
          <w:szCs w:val="20"/>
        </w:rPr>
        <w:t>[31] GRECO S, ISHIZAKA A, TASIOU M, et al. On the methodological framework of composite indices: A review of the issues of weighting, aggregation, and robustness[J].Social Indicators Research,2019(1).</w:t>
      </w:r>
    </w:p>
    <w:p w14:paraId="0E19BA49" w14:textId="77777777" w:rsidR="007C4D1F" w:rsidRDefault="009606D0">
      <w:pPr>
        <w:spacing w:after="20" w:line="300" w:lineRule="auto"/>
        <w:ind w:left="360" w:hanging="360"/>
      </w:pPr>
      <w:r>
        <w:rPr>
          <w:sz w:val="20"/>
          <w:szCs w:val="20"/>
        </w:rPr>
        <w:t>[32] MUNDA G, NARDO M. Noncompensatory/nonlinear composite indicators for ranking countries: A defensible setting[J].Applied Economics,2009(12).</w:t>
      </w:r>
    </w:p>
    <w:p w14:paraId="0C0C4762" w14:textId="77777777" w:rsidR="007C4D1F" w:rsidRDefault="009606D0">
      <w:pPr>
        <w:spacing w:after="20" w:line="300" w:lineRule="auto"/>
        <w:ind w:left="360" w:hanging="360"/>
      </w:pPr>
      <w:r>
        <w:rPr>
          <w:sz w:val="20"/>
          <w:szCs w:val="20"/>
        </w:rPr>
        <w:t>[33] TARABUSI E C, GUARINI G. An unbalance adjustment method for development indicators[J].Social Indicators Research,2013(1).</w:t>
      </w:r>
    </w:p>
    <w:p w14:paraId="4E1B2B4E" w14:textId="77777777" w:rsidR="007C4D1F" w:rsidRDefault="009606D0">
      <w:pPr>
        <w:spacing w:after="20" w:line="300" w:lineRule="auto"/>
        <w:ind w:left="360" w:hanging="360"/>
      </w:pPr>
      <w:r>
        <w:rPr>
          <w:sz w:val="20"/>
          <w:szCs w:val="20"/>
        </w:rPr>
        <w:t xml:space="preserve">[34] </w:t>
      </w:r>
      <w:r>
        <w:rPr>
          <w:sz w:val="20"/>
          <w:szCs w:val="20"/>
        </w:rPr>
        <w:t>岳文泽</w:t>
      </w:r>
      <w:r>
        <w:rPr>
          <w:sz w:val="20"/>
          <w:szCs w:val="20"/>
        </w:rPr>
        <w:t>,</w:t>
      </w:r>
      <w:r>
        <w:rPr>
          <w:sz w:val="20"/>
          <w:szCs w:val="20"/>
        </w:rPr>
        <w:t>姜博文</w:t>
      </w:r>
      <w:r>
        <w:rPr>
          <w:sz w:val="20"/>
          <w:szCs w:val="20"/>
        </w:rPr>
        <w:t>,</w:t>
      </w:r>
      <w:r>
        <w:rPr>
          <w:sz w:val="20"/>
          <w:szCs w:val="20"/>
        </w:rPr>
        <w:t>钟鹏宇</w:t>
      </w:r>
      <w:r>
        <w:rPr>
          <w:sz w:val="20"/>
          <w:szCs w:val="20"/>
        </w:rPr>
        <w:t>,</w:t>
      </w:r>
      <w:r>
        <w:rPr>
          <w:sz w:val="20"/>
          <w:szCs w:val="20"/>
        </w:rPr>
        <w:t>等</w:t>
      </w:r>
      <w:r>
        <w:rPr>
          <w:sz w:val="20"/>
          <w:szCs w:val="20"/>
        </w:rPr>
        <w:t>.</w:t>
      </w:r>
      <w:r>
        <w:rPr>
          <w:sz w:val="20"/>
          <w:szCs w:val="20"/>
        </w:rPr>
        <w:t>生产、生活、生态</w:t>
      </w:r>
      <w:r>
        <w:rPr>
          <w:rFonts w:hint="eastAsia"/>
          <w:sz w:val="20"/>
          <w:szCs w:val="20"/>
        </w:rPr>
        <w:t>“</w:t>
      </w:r>
      <w:r>
        <w:rPr>
          <w:sz w:val="20"/>
          <w:szCs w:val="20"/>
        </w:rPr>
        <w:t>三生融合</w:t>
      </w:r>
      <w:r>
        <w:rPr>
          <w:rFonts w:hint="eastAsia"/>
          <w:sz w:val="20"/>
          <w:szCs w:val="20"/>
        </w:rPr>
        <w:t>”</w:t>
      </w:r>
      <w:r>
        <w:rPr>
          <w:sz w:val="20"/>
          <w:szCs w:val="20"/>
        </w:rPr>
        <w:t>的内在逻辑与实践路径</w:t>
      </w:r>
      <w:r>
        <w:rPr>
          <w:sz w:val="20"/>
          <w:szCs w:val="20"/>
        </w:rPr>
        <w:t>[J/OL].</w:t>
      </w:r>
      <w:r>
        <w:rPr>
          <w:sz w:val="20"/>
          <w:szCs w:val="20"/>
        </w:rPr>
        <w:t>生态学报</w:t>
      </w:r>
      <w:r>
        <w:rPr>
          <w:sz w:val="20"/>
          <w:szCs w:val="20"/>
        </w:rPr>
        <w:t>,2026(18)[2026-09-03].https://doi.org/10.20103/j.stxb.202512013208.</w:t>
      </w:r>
    </w:p>
    <w:p w14:paraId="03592BBA" w14:textId="77777777" w:rsidR="007C4D1F" w:rsidRDefault="009606D0">
      <w:pPr>
        <w:spacing w:after="20" w:line="300" w:lineRule="auto"/>
        <w:ind w:left="360" w:hanging="360"/>
      </w:pPr>
      <w:r>
        <w:rPr>
          <w:sz w:val="20"/>
          <w:szCs w:val="20"/>
        </w:rPr>
        <w:t xml:space="preserve">[35] </w:t>
      </w:r>
      <w:r>
        <w:rPr>
          <w:sz w:val="20"/>
          <w:szCs w:val="20"/>
        </w:rPr>
        <w:t>孙勇</w:t>
      </w:r>
      <w:r>
        <w:rPr>
          <w:sz w:val="20"/>
          <w:szCs w:val="20"/>
        </w:rPr>
        <w:t>,</w:t>
      </w:r>
      <w:r>
        <w:rPr>
          <w:sz w:val="20"/>
          <w:szCs w:val="20"/>
        </w:rPr>
        <w:t>杨荣涛</w:t>
      </w:r>
      <w:r>
        <w:rPr>
          <w:sz w:val="20"/>
          <w:szCs w:val="20"/>
        </w:rPr>
        <w:t>,</w:t>
      </w:r>
      <w:r>
        <w:rPr>
          <w:sz w:val="20"/>
          <w:szCs w:val="20"/>
        </w:rPr>
        <w:t>刘星君</w:t>
      </w:r>
      <w:r>
        <w:rPr>
          <w:sz w:val="20"/>
          <w:szCs w:val="20"/>
        </w:rPr>
        <w:t>.</w:t>
      </w:r>
      <w:r>
        <w:rPr>
          <w:sz w:val="20"/>
          <w:szCs w:val="20"/>
        </w:rPr>
        <w:t>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w:t>
      </w:r>
      <w:r>
        <w:rPr>
          <w:sz w:val="20"/>
          <w:szCs w:val="20"/>
        </w:rPr>
        <w:t>[J].</w:t>
      </w:r>
      <w:r>
        <w:rPr>
          <w:sz w:val="20"/>
          <w:szCs w:val="20"/>
        </w:rPr>
        <w:t>西藏大学学报</w:t>
      </w:r>
      <w:r>
        <w:rPr>
          <w:sz w:val="20"/>
          <w:szCs w:val="20"/>
        </w:rPr>
        <w:t>(</w:t>
      </w:r>
      <w:r>
        <w:rPr>
          <w:sz w:val="20"/>
          <w:szCs w:val="20"/>
        </w:rPr>
        <w:t>社会科学版</w:t>
      </w:r>
      <w:r>
        <w:rPr>
          <w:sz w:val="20"/>
          <w:szCs w:val="20"/>
        </w:rPr>
        <w:t>),2024(1).</w:t>
      </w:r>
    </w:p>
    <w:p w14:paraId="0EEF30A0" w14:textId="77777777" w:rsidR="007C4D1F" w:rsidRDefault="009606D0">
      <w:pPr>
        <w:spacing w:after="20" w:line="300" w:lineRule="auto"/>
        <w:ind w:left="360" w:hanging="360"/>
      </w:pPr>
      <w:r>
        <w:rPr>
          <w:sz w:val="20"/>
          <w:szCs w:val="20"/>
        </w:rPr>
        <w:t xml:space="preserve">[36] </w:t>
      </w:r>
      <w:r>
        <w:rPr>
          <w:sz w:val="20"/>
          <w:szCs w:val="20"/>
        </w:rPr>
        <w:t>陈爱东</w:t>
      </w:r>
      <w:r>
        <w:rPr>
          <w:sz w:val="20"/>
          <w:szCs w:val="20"/>
        </w:rPr>
        <w:t>,</w:t>
      </w:r>
      <w:r>
        <w:rPr>
          <w:sz w:val="20"/>
          <w:szCs w:val="20"/>
        </w:rPr>
        <w:t>李国平</w:t>
      </w:r>
      <w:r>
        <w:rPr>
          <w:sz w:val="20"/>
          <w:szCs w:val="20"/>
        </w:rPr>
        <w:t>,</w:t>
      </w:r>
      <w:r>
        <w:rPr>
          <w:sz w:val="20"/>
          <w:szCs w:val="20"/>
        </w:rPr>
        <w:t>陈泓宇</w:t>
      </w:r>
      <w:r>
        <w:rPr>
          <w:sz w:val="20"/>
          <w:szCs w:val="20"/>
        </w:rPr>
        <w:t>.</w:t>
      </w:r>
      <w:r>
        <w:rPr>
          <w:sz w:val="20"/>
          <w:szCs w:val="20"/>
        </w:rPr>
        <w:t>西藏地理势能优势转化为开发优势的机制设计及路径选择研究</w:t>
      </w:r>
      <w:r>
        <w:rPr>
          <w:sz w:val="20"/>
          <w:szCs w:val="20"/>
        </w:rPr>
        <w:t>[J].</w:t>
      </w:r>
      <w:r>
        <w:rPr>
          <w:sz w:val="20"/>
          <w:szCs w:val="20"/>
        </w:rPr>
        <w:t>西藏发展论坛</w:t>
      </w:r>
      <w:r>
        <w:rPr>
          <w:sz w:val="20"/>
          <w:szCs w:val="20"/>
        </w:rPr>
        <w:t>,2025(6).</w:t>
      </w:r>
    </w:p>
    <w:p w14:paraId="09292A7E" w14:textId="77777777" w:rsidR="007C4D1F" w:rsidRDefault="009606D0">
      <w:pPr>
        <w:spacing w:after="20" w:line="300" w:lineRule="auto"/>
        <w:ind w:left="360" w:hanging="360"/>
      </w:pPr>
      <w:r>
        <w:rPr>
          <w:sz w:val="20"/>
          <w:szCs w:val="20"/>
        </w:rPr>
        <w:t xml:space="preserve">[37] </w:t>
      </w:r>
      <w:r>
        <w:rPr>
          <w:sz w:val="20"/>
          <w:szCs w:val="20"/>
        </w:rPr>
        <w:t>罗绒战堆</w:t>
      </w:r>
      <w:r>
        <w:rPr>
          <w:sz w:val="20"/>
          <w:szCs w:val="20"/>
        </w:rPr>
        <w:t>,</w:t>
      </w:r>
      <w:r>
        <w:rPr>
          <w:sz w:val="20"/>
          <w:szCs w:val="20"/>
        </w:rPr>
        <w:t>艾意欣</w:t>
      </w:r>
      <w:r>
        <w:rPr>
          <w:sz w:val="20"/>
          <w:szCs w:val="20"/>
        </w:rPr>
        <w:t>,</w:t>
      </w:r>
      <w:r>
        <w:rPr>
          <w:sz w:val="20"/>
          <w:szCs w:val="20"/>
        </w:rPr>
        <w:t>胡文政</w:t>
      </w:r>
      <w:r>
        <w:rPr>
          <w:sz w:val="20"/>
          <w:szCs w:val="20"/>
        </w:rPr>
        <w:t>.</w:t>
      </w:r>
      <w:r>
        <w:rPr>
          <w:sz w:val="20"/>
          <w:szCs w:val="20"/>
        </w:rPr>
        <w:t>生态屏障建设与农牧民可持续生计资本积累的互促研究</w:t>
      </w:r>
      <w:r>
        <w:rPr>
          <w:rFonts w:hint="eastAsia"/>
          <w:sz w:val="20"/>
          <w:szCs w:val="20"/>
        </w:rPr>
        <w:t>——</w:t>
      </w:r>
      <w:r>
        <w:rPr>
          <w:sz w:val="20"/>
          <w:szCs w:val="20"/>
        </w:rPr>
        <w:t>以《规划》在西藏农牧社区的实施为例</w:t>
      </w:r>
      <w:r>
        <w:rPr>
          <w:sz w:val="20"/>
          <w:szCs w:val="20"/>
        </w:rPr>
        <w:t>[J].</w:t>
      </w:r>
      <w:r>
        <w:rPr>
          <w:sz w:val="20"/>
          <w:szCs w:val="20"/>
        </w:rPr>
        <w:t>西藏大学学报</w:t>
      </w:r>
      <w:r>
        <w:rPr>
          <w:sz w:val="20"/>
          <w:szCs w:val="20"/>
        </w:rPr>
        <w:t>(</w:t>
      </w:r>
      <w:r>
        <w:rPr>
          <w:sz w:val="20"/>
          <w:szCs w:val="20"/>
        </w:rPr>
        <w:t>社会科学版</w:t>
      </w:r>
      <w:r>
        <w:rPr>
          <w:sz w:val="20"/>
          <w:szCs w:val="20"/>
        </w:rPr>
        <w:t>),2024(1).</w:t>
      </w:r>
    </w:p>
    <w:p w14:paraId="0B4FD860" w14:textId="77777777" w:rsidR="007C4D1F" w:rsidRDefault="009606D0">
      <w:pPr>
        <w:spacing w:after="20" w:line="300" w:lineRule="auto"/>
        <w:ind w:left="360" w:hanging="360"/>
      </w:pPr>
      <w:r>
        <w:rPr>
          <w:sz w:val="20"/>
          <w:szCs w:val="20"/>
        </w:rPr>
        <w:t xml:space="preserve">[38] </w:t>
      </w:r>
      <w:r>
        <w:rPr>
          <w:sz w:val="20"/>
          <w:szCs w:val="20"/>
        </w:rPr>
        <w:t>西藏自治区统计局</w:t>
      </w:r>
      <w:r>
        <w:rPr>
          <w:sz w:val="20"/>
          <w:szCs w:val="20"/>
        </w:rPr>
        <w:t>,</w:t>
      </w:r>
      <w:r>
        <w:rPr>
          <w:sz w:val="20"/>
          <w:szCs w:val="20"/>
        </w:rPr>
        <w:t>国家统计局西藏调查总队</w:t>
      </w:r>
      <w:r>
        <w:rPr>
          <w:sz w:val="20"/>
          <w:szCs w:val="20"/>
        </w:rPr>
        <w:t>.</w:t>
      </w:r>
      <w:r>
        <w:rPr>
          <w:sz w:val="20"/>
          <w:szCs w:val="20"/>
        </w:rPr>
        <w:t>西藏自治区国民经济和社会发展统计公报</w:t>
      </w:r>
      <w:r>
        <w:rPr>
          <w:sz w:val="20"/>
          <w:szCs w:val="20"/>
        </w:rPr>
        <w:t>(2016</w:t>
      </w:r>
      <w:r>
        <w:rPr>
          <w:rFonts w:hint="eastAsia"/>
          <w:sz w:val="20"/>
          <w:szCs w:val="20"/>
        </w:rPr>
        <w:t>—</w:t>
      </w:r>
      <w:r>
        <w:rPr>
          <w:sz w:val="20"/>
          <w:szCs w:val="20"/>
        </w:rPr>
        <w:t>2025)[R].2017</w:t>
      </w:r>
      <w:r>
        <w:rPr>
          <w:rFonts w:hint="eastAsia"/>
          <w:sz w:val="20"/>
          <w:szCs w:val="20"/>
        </w:rPr>
        <w:t>—</w:t>
      </w:r>
      <w:r>
        <w:rPr>
          <w:sz w:val="20"/>
          <w:szCs w:val="20"/>
        </w:rPr>
        <w:t>2026.</w:t>
      </w:r>
    </w:p>
    <w:p w14:paraId="112CA1FC" w14:textId="77777777" w:rsidR="007C4D1F" w:rsidRDefault="009606D0">
      <w:pPr>
        <w:spacing w:after="20" w:line="300" w:lineRule="auto"/>
        <w:ind w:left="360" w:hanging="360"/>
      </w:pPr>
      <w:r>
        <w:rPr>
          <w:sz w:val="20"/>
          <w:szCs w:val="20"/>
        </w:rPr>
        <w:t xml:space="preserve">[39] </w:t>
      </w:r>
      <w:r>
        <w:rPr>
          <w:sz w:val="20"/>
          <w:szCs w:val="20"/>
        </w:rPr>
        <w:t>西藏自治区统计局</w:t>
      </w:r>
      <w:r>
        <w:rPr>
          <w:sz w:val="20"/>
          <w:szCs w:val="20"/>
        </w:rPr>
        <w:t>.</w:t>
      </w:r>
      <w:r>
        <w:rPr>
          <w:sz w:val="20"/>
          <w:szCs w:val="20"/>
        </w:rPr>
        <w:t>西藏统计年鉴</w:t>
      </w:r>
      <w:r>
        <w:rPr>
          <w:sz w:val="20"/>
          <w:szCs w:val="20"/>
        </w:rPr>
        <w:t>(2017</w:t>
      </w:r>
      <w:r>
        <w:rPr>
          <w:rFonts w:hint="eastAsia"/>
          <w:sz w:val="20"/>
          <w:szCs w:val="20"/>
        </w:rPr>
        <w:t>—</w:t>
      </w:r>
      <w:r>
        <w:rPr>
          <w:sz w:val="20"/>
          <w:szCs w:val="20"/>
        </w:rPr>
        <w:t>2025)[M].</w:t>
      </w:r>
      <w:r>
        <w:rPr>
          <w:sz w:val="20"/>
          <w:szCs w:val="20"/>
        </w:rPr>
        <w:t>北京</w:t>
      </w:r>
      <w:r>
        <w:rPr>
          <w:sz w:val="20"/>
          <w:szCs w:val="20"/>
        </w:rPr>
        <w:t>:</w:t>
      </w:r>
      <w:r>
        <w:rPr>
          <w:sz w:val="20"/>
          <w:szCs w:val="20"/>
        </w:rPr>
        <w:t>中国统计出版社</w:t>
      </w:r>
      <w:r>
        <w:rPr>
          <w:sz w:val="20"/>
          <w:szCs w:val="20"/>
        </w:rPr>
        <w:t>,2017</w:t>
      </w:r>
      <w:r>
        <w:rPr>
          <w:rFonts w:hint="eastAsia"/>
          <w:sz w:val="20"/>
          <w:szCs w:val="20"/>
        </w:rPr>
        <w:t>—</w:t>
      </w:r>
      <w:r>
        <w:rPr>
          <w:sz w:val="20"/>
          <w:szCs w:val="20"/>
        </w:rPr>
        <w:t>2025.</w:t>
      </w:r>
    </w:p>
    <w:p w14:paraId="784F027B" w14:textId="77777777" w:rsidR="007C4D1F" w:rsidRDefault="009606D0">
      <w:pPr>
        <w:spacing w:after="20" w:line="300" w:lineRule="auto"/>
        <w:ind w:left="360" w:hanging="360"/>
      </w:pPr>
      <w:r>
        <w:rPr>
          <w:sz w:val="20"/>
          <w:szCs w:val="20"/>
        </w:rPr>
        <w:t xml:space="preserve">[40] </w:t>
      </w:r>
      <w:r>
        <w:rPr>
          <w:sz w:val="20"/>
          <w:szCs w:val="20"/>
        </w:rPr>
        <w:t>国家统计局</w:t>
      </w:r>
      <w:r>
        <w:rPr>
          <w:sz w:val="20"/>
          <w:szCs w:val="20"/>
        </w:rPr>
        <w:t>.</w:t>
      </w:r>
      <w:r>
        <w:rPr>
          <w:sz w:val="20"/>
          <w:szCs w:val="20"/>
        </w:rPr>
        <w:t>中国统计年鉴</w:t>
      </w:r>
      <w:r>
        <w:rPr>
          <w:sz w:val="20"/>
          <w:szCs w:val="20"/>
        </w:rPr>
        <w:t>(2017</w:t>
      </w:r>
      <w:r>
        <w:rPr>
          <w:rFonts w:hint="eastAsia"/>
          <w:sz w:val="20"/>
          <w:szCs w:val="20"/>
        </w:rPr>
        <w:t>—</w:t>
      </w:r>
      <w:r>
        <w:rPr>
          <w:sz w:val="20"/>
          <w:szCs w:val="20"/>
        </w:rPr>
        <w:t>2025)</w:t>
      </w:r>
      <w:r>
        <w:rPr>
          <w:sz w:val="20"/>
          <w:szCs w:val="20"/>
        </w:rPr>
        <w:t>、中国统计摘要</w:t>
      </w:r>
      <w:r>
        <w:rPr>
          <w:sz w:val="20"/>
          <w:szCs w:val="20"/>
        </w:rPr>
        <w:t>2026[M].</w:t>
      </w:r>
      <w:r>
        <w:rPr>
          <w:sz w:val="20"/>
          <w:szCs w:val="20"/>
        </w:rPr>
        <w:t>北京</w:t>
      </w:r>
      <w:r>
        <w:rPr>
          <w:sz w:val="20"/>
          <w:szCs w:val="20"/>
        </w:rPr>
        <w:t>:</w:t>
      </w:r>
      <w:r>
        <w:rPr>
          <w:sz w:val="20"/>
          <w:szCs w:val="20"/>
        </w:rPr>
        <w:t>中国统计出版社</w:t>
      </w:r>
      <w:r>
        <w:rPr>
          <w:sz w:val="20"/>
          <w:szCs w:val="20"/>
        </w:rPr>
        <w:t>,2017</w:t>
      </w:r>
      <w:r>
        <w:rPr>
          <w:rFonts w:hint="eastAsia"/>
          <w:sz w:val="20"/>
          <w:szCs w:val="20"/>
        </w:rPr>
        <w:t>—</w:t>
      </w:r>
      <w:r>
        <w:rPr>
          <w:sz w:val="20"/>
          <w:szCs w:val="20"/>
        </w:rPr>
        <w:t>2026.</w:t>
      </w:r>
    </w:p>
    <w:p w14:paraId="0A1F22E5" w14:textId="77777777" w:rsidR="007C4D1F" w:rsidRDefault="009606D0">
      <w:pPr>
        <w:spacing w:after="20" w:line="300" w:lineRule="auto"/>
        <w:ind w:left="360" w:hanging="360"/>
      </w:pPr>
      <w:r>
        <w:rPr>
          <w:sz w:val="20"/>
          <w:szCs w:val="20"/>
        </w:rPr>
        <w:t xml:space="preserve">[41] </w:t>
      </w:r>
      <w:r>
        <w:rPr>
          <w:sz w:val="20"/>
          <w:szCs w:val="20"/>
        </w:rPr>
        <w:t>西藏自治区生态环境厅</w:t>
      </w:r>
      <w:r>
        <w:rPr>
          <w:sz w:val="20"/>
          <w:szCs w:val="20"/>
        </w:rPr>
        <w:t>.</w:t>
      </w:r>
      <w:r>
        <w:rPr>
          <w:sz w:val="20"/>
          <w:szCs w:val="20"/>
        </w:rPr>
        <w:t>西藏自治区生态环境状况公报</w:t>
      </w:r>
      <w:r>
        <w:rPr>
          <w:sz w:val="20"/>
          <w:szCs w:val="20"/>
        </w:rPr>
        <w:t>(2016</w:t>
      </w:r>
      <w:r>
        <w:rPr>
          <w:rFonts w:hint="eastAsia"/>
          <w:sz w:val="20"/>
          <w:szCs w:val="20"/>
        </w:rPr>
        <w:t>—</w:t>
      </w:r>
      <w:r>
        <w:rPr>
          <w:sz w:val="20"/>
          <w:szCs w:val="20"/>
        </w:rPr>
        <w:t>2025)[R].2017</w:t>
      </w:r>
      <w:r>
        <w:rPr>
          <w:rFonts w:hint="eastAsia"/>
          <w:sz w:val="20"/>
          <w:szCs w:val="20"/>
        </w:rPr>
        <w:t>—</w:t>
      </w:r>
      <w:r>
        <w:rPr>
          <w:sz w:val="20"/>
          <w:szCs w:val="20"/>
        </w:rPr>
        <w:t>2026.</w:t>
      </w:r>
    </w:p>
    <w:p w14:paraId="678A688E" w14:textId="77777777" w:rsidR="007C4D1F" w:rsidRDefault="009606D0">
      <w:pPr>
        <w:spacing w:after="20" w:line="300" w:lineRule="auto"/>
        <w:ind w:left="360" w:hanging="360"/>
      </w:pPr>
      <w:r>
        <w:rPr>
          <w:sz w:val="20"/>
          <w:szCs w:val="20"/>
        </w:rPr>
        <w:t>[42] MAZZIOTTA M, PARETO A. On a generalized non-compensatory composite index for measuring socio-economic phenomena[J].Social Indicators Research,2016(3).</w:t>
      </w:r>
    </w:p>
    <w:p w14:paraId="43DA06B9" w14:textId="77777777" w:rsidR="007C4D1F" w:rsidRDefault="009606D0">
      <w:pPr>
        <w:spacing w:after="20" w:line="300" w:lineRule="auto"/>
        <w:ind w:left="360" w:hanging="360"/>
      </w:pPr>
      <w:r>
        <w:rPr>
          <w:sz w:val="20"/>
          <w:szCs w:val="20"/>
        </w:rPr>
        <w:t xml:space="preserve">[43] </w:t>
      </w:r>
      <w:r>
        <w:rPr>
          <w:sz w:val="20"/>
          <w:szCs w:val="20"/>
        </w:rPr>
        <w:t>西藏用电量增速领跑全国</w:t>
      </w:r>
      <w:r>
        <w:rPr>
          <w:sz w:val="20"/>
          <w:szCs w:val="20"/>
        </w:rPr>
        <w:t>[EB/OL].</w:t>
      </w:r>
      <w:r>
        <w:rPr>
          <w:sz w:val="20"/>
          <w:szCs w:val="20"/>
        </w:rPr>
        <w:t>西藏自治区人民政府网</w:t>
      </w:r>
      <w:r>
        <w:rPr>
          <w:sz w:val="20"/>
          <w:szCs w:val="20"/>
        </w:rPr>
        <w:t>,(2025-02-20)[2026-09-04].http://www.xizang.gov.cn/xwzx_406/bmkx/202502/t20250220_464008.html.</w:t>
      </w:r>
    </w:p>
    <w:p w14:paraId="1E40B9B5" w14:textId="77777777" w:rsidR="007C4D1F" w:rsidRDefault="009606D0">
      <w:pPr>
        <w:spacing w:before="240" w:after="60"/>
        <w:jc w:val="center"/>
      </w:pPr>
      <w:r>
        <w:rPr>
          <w:b/>
          <w:bCs/>
          <w:sz w:val="22"/>
          <w:szCs w:val="22"/>
        </w:rPr>
        <w:t>A Triadic Coordination Evaluation of Xizang's High-Quality Development under National Strategic-Function Constraints—A Measurement Based on Security, Development and Ecology</w:t>
      </w:r>
    </w:p>
    <w:p w14:paraId="342107B5" w14:textId="77777777" w:rsidR="007C4D1F" w:rsidRDefault="009606D0">
      <w:pPr>
        <w:spacing w:after="120"/>
        <w:jc w:val="center"/>
      </w:pPr>
      <w:r>
        <w:t>GONG Yanhong</w:t>
      </w:r>
      <w:r>
        <w:t xml:space="preserve">　</w:t>
      </w:r>
      <w:r>
        <w:t>WANG Zhanpeng</w:t>
      </w:r>
      <w:r>
        <w:t xml:space="preserve">　</w:t>
      </w:r>
      <w:r>
        <w:t>ZHAO Zihuan</w:t>
      </w:r>
      <w:r>
        <w:br/>
        <w:t>(School of Finance and Economics, Xizang University, Lhasa, Xizang 850000)</w:t>
      </w:r>
    </w:p>
    <w:p w14:paraId="72317202" w14:textId="289D1306" w:rsidR="007C4D1F" w:rsidRDefault="009606D0">
      <w:pPr>
        <w:spacing w:after="100" w:line="300" w:lineRule="auto"/>
        <w:jc w:val="both"/>
      </w:pPr>
      <w:r>
        <w:rPr>
          <w:b/>
          <w:bCs/>
        </w:rPr>
        <w:t>Abstract:</w:t>
      </w:r>
      <w:r>
        <w:t xml:space="preserve"> </w:t>
      </w:r>
      <w:r w:rsidR="00461ED9" w:rsidRPr="00461ED9">
        <w:t xml:space="preserve">Xizang serves as a national ecological-security barrier, a border-security barrier and a pilot zone for high-quality plateau economic development, functions that frameworks centred on economic performance cannot fully capture. Drawing on the "four major tasks" of the Party's strategy for governing Xizang in the new era, this paper builds </w:t>
      </w:r>
      <w:r w:rsidR="00461ED9" w:rsidRPr="00461ED9">
        <w:lastRenderedPageBreak/>
        <w:t>a security–development–ecology framework in which 4, 5 and 4 indicators respectively measure the conditions sustaining the border-security barrier, the performance of the plateau economy and the maintenance of the ecological-security barrier. Coordination over 2016–2025 is measured with fixed-benchmark standardisation and an unbalance-penalty coordination index (MPI). Results show that: (1) all three subsystems improve and the MPI rises from 0.393 to 0.754, reflecting the joint pursuit of the four tasks; (2) the lagging subsystem shifts over time, from ecology in 2016–2017 to development in 2018–2022, both robust, while slower improvement in security in 2023–2025 hints at a further shift, so policy resources should follow the lagging subsystem; (3) a linear index built from the same 13 indicators under the coordination, green, openness and sharing dimensions tracks the MPI closely (r = 0.979), so the framework's value lies not in the overall trend but in identifying phase-specific weak links, which helps set policy priorities. The paper recommends upgrading services, turning ecological assets into economic value, sustaining livelihood-security spending and monitoring the lagging subsystem dynamically.</w:t>
      </w:r>
    </w:p>
    <w:p w14:paraId="6DEFACF6" w14:textId="77777777" w:rsidR="007C4D1F" w:rsidRDefault="009606D0">
      <w:pPr>
        <w:spacing w:after="100"/>
        <w:jc w:val="both"/>
      </w:pPr>
      <w:r>
        <w:rPr>
          <w:b/>
          <w:bCs/>
        </w:rPr>
        <w:t>Keywords:</w:t>
      </w:r>
      <w:r>
        <w:t xml:space="preserve"> Xizang; the Party's Strategy for Governing Xizang; High-quality Development; National Strategic Functions; Triadic Coordination; Unbalance-penalty Aggregation</w:t>
      </w:r>
    </w:p>
    <w:sectPr w:rsidR="007C4D1F">
      <w:pgSz w:w="11906" w:h="16838"/>
      <w:pgMar w:top="1134" w:right="1440" w:bottom="1134"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glora" w:date="2026-09-24T14:13:00Z" w:initials="">
    <w:p w14:paraId="7436B968" w14:textId="77777777" w:rsidR="007C4D1F" w:rsidRDefault="00DB59BB">
      <w:pPr>
        <w:pStyle w:val="a3"/>
      </w:pPr>
      <w:r>
        <w:rPr>
          <w:rStyle w:val="af2"/>
        </w:rPr>
        <w:annotationRef/>
      </w:r>
      <w:r w:rsidR="009606D0">
        <w:rPr>
          <w:rFonts w:hint="eastAsia"/>
        </w:rPr>
        <w:t>研究发现的几个结论感觉最后都缺了些政策意义</w:t>
      </w:r>
    </w:p>
  </w:comment>
  <w:comment w:id="14" w:author="glora" w:date="2026-09-24T14:11:00Z" w:initials="">
    <w:p w14:paraId="36FE2B1E" w14:textId="77777777" w:rsidR="007C4D1F" w:rsidRDefault="00DB59BB">
      <w:pPr>
        <w:pStyle w:val="a3"/>
      </w:pPr>
      <w:r>
        <w:rPr>
          <w:rStyle w:val="af2"/>
        </w:rPr>
        <w:annotationRef/>
      </w:r>
      <w:r w:rsidR="009606D0">
        <w:rPr>
          <w:rFonts w:hint="eastAsia"/>
        </w:rPr>
        <w:t>什么意思？</w:t>
      </w:r>
    </w:p>
  </w:comment>
  <w:comment w:id="33" w:author="glora" w:date="2026-09-24T14:23:00Z" w:initials="">
    <w:p w14:paraId="3BAF668C" w14:textId="77777777" w:rsidR="007C4D1F" w:rsidRDefault="00DB59BB">
      <w:pPr>
        <w:pStyle w:val="a3"/>
      </w:pPr>
      <w:r>
        <w:rPr>
          <w:rStyle w:val="af2"/>
        </w:rPr>
        <w:annotationRef/>
      </w:r>
      <w:r w:rsidR="009606D0">
        <w:rPr>
          <w:rFonts w:hint="eastAsia"/>
        </w:rPr>
        <w:t>这地方为什么只写了安全，没提生态呢？最后一句说的是不加安全就容易单一</w:t>
      </w:r>
    </w:p>
  </w:comment>
  <w:comment w:id="63" w:author="glora" w:date="2026-09-24T14:42:00Z" w:initials="">
    <w:p w14:paraId="7732D9A6" w14:textId="77777777" w:rsidR="007C4D1F" w:rsidRDefault="00DB59BB">
      <w:pPr>
        <w:pStyle w:val="a3"/>
      </w:pPr>
      <w:r>
        <w:rPr>
          <w:rStyle w:val="af2"/>
        </w:rPr>
        <w:annotationRef/>
      </w:r>
      <w:r w:rsidR="009606D0">
        <w:rPr>
          <w:rFonts w:hint="eastAsia"/>
        </w:rPr>
        <w:t>这段是作用是啥？怎么又忽然跑出个三生来了？是干啥用的？</w:t>
      </w:r>
    </w:p>
  </w:comment>
  <w:comment w:id="70" w:author="glora" w:date="2026-09-24T14:44:00Z" w:initials="">
    <w:p w14:paraId="51058CC6" w14:textId="77777777" w:rsidR="007C4D1F" w:rsidRDefault="00DB59BB">
      <w:pPr>
        <w:pStyle w:val="a3"/>
      </w:pPr>
      <w:r>
        <w:rPr>
          <w:rStyle w:val="af2"/>
        </w:rPr>
        <w:annotationRef/>
      </w:r>
      <w:r w:rsidR="009606D0">
        <w:rPr>
          <w:rFonts w:hint="eastAsia"/>
        </w:rPr>
        <w:t>这三段也读一下，放这的意义是啥？我不是很理解。</w:t>
      </w:r>
    </w:p>
  </w:comment>
  <w:comment w:id="80" w:author="glora" w:date="2026-09-24T14:52:00Z" w:initials="">
    <w:p w14:paraId="24DEB4BE" w14:textId="77777777" w:rsidR="007C4D1F" w:rsidRDefault="00DB59BB">
      <w:pPr>
        <w:pStyle w:val="a3"/>
      </w:pPr>
      <w:r>
        <w:rPr>
          <w:rStyle w:val="af2"/>
        </w:rPr>
        <w:annotationRef/>
      </w:r>
      <w:r w:rsidR="009606D0">
        <w:rPr>
          <w:rFonts w:hint="eastAsia"/>
        </w:rPr>
        <w:t>为什么只有安全？</w:t>
      </w:r>
    </w:p>
  </w:comment>
  <w:comment w:id="83" w:author="glora" w:date="2026-09-24T14:52:00Z" w:initials="">
    <w:p w14:paraId="54807DC0" w14:textId="77777777" w:rsidR="007C4D1F" w:rsidRDefault="00DB59BB">
      <w:pPr>
        <w:pStyle w:val="a3"/>
      </w:pPr>
      <w:r>
        <w:rPr>
          <w:rStyle w:val="af2"/>
        </w:rPr>
        <w:annotationRef/>
      </w:r>
      <w:r w:rsidR="009606D0">
        <w:rPr>
          <w:rFonts w:hint="eastAsia"/>
        </w:rPr>
        <w:t>这也是只讲了安全？</w:t>
      </w:r>
    </w:p>
  </w:comment>
  <w:comment w:id="137" w:author="glora" w:date="2026-09-24T15:01:00Z" w:initials="">
    <w:p w14:paraId="5B7AB765" w14:textId="77777777" w:rsidR="007C4D1F" w:rsidRDefault="00DB59BB">
      <w:pPr>
        <w:pStyle w:val="a3"/>
      </w:pPr>
      <w:r>
        <w:rPr>
          <w:rStyle w:val="af2"/>
        </w:rPr>
        <w:annotationRef/>
      </w:r>
      <w:r w:rsidR="009606D0">
        <w:rPr>
          <w:rFonts w:hint="eastAsia"/>
        </w:rPr>
        <w:t>这些建设是基于前面的测度提出来的吧？摘要里为什么没体现？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36B968" w15:done="0"/>
  <w15:commentEx w15:paraId="36FE2B1E" w15:done="0"/>
  <w15:commentEx w15:paraId="3BAF668C" w15:done="0"/>
  <w15:commentEx w15:paraId="7732D9A6" w15:done="0"/>
  <w15:commentEx w15:paraId="51058CC6" w15:done="0"/>
  <w15:commentEx w15:paraId="24DEB4BE" w15:done="0"/>
  <w15:commentEx w15:paraId="54807DC0" w15:done="0"/>
  <w15:commentEx w15:paraId="5B7AB7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36B968" w16cid:durableId="7436B968"/>
  <w16cid:commentId w16cid:paraId="36FE2B1E" w16cid:durableId="36FE2B1E"/>
  <w16cid:commentId w16cid:paraId="3BAF668C" w16cid:durableId="3BAF668C"/>
  <w16cid:commentId w16cid:paraId="7732D9A6" w16cid:durableId="7732D9A6"/>
  <w16cid:commentId w16cid:paraId="51058CC6" w16cid:durableId="51058CC6"/>
  <w16cid:commentId w16cid:paraId="24DEB4BE" w16cid:durableId="24DEB4BE"/>
  <w16cid:commentId w16cid:paraId="54807DC0" w16cid:durableId="54807DC0"/>
  <w16cid:commentId w16cid:paraId="5B7AB765" w16cid:durableId="5B7AB7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B2A06" w14:textId="77777777" w:rsidR="000136A5" w:rsidRDefault="000136A5">
      <w:pPr>
        <w:spacing w:line="240" w:lineRule="auto"/>
      </w:pPr>
      <w:r>
        <w:separator/>
      </w:r>
    </w:p>
  </w:endnote>
  <w:endnote w:type="continuationSeparator" w:id="0">
    <w:p w14:paraId="713CBD68" w14:textId="77777777" w:rsidR="000136A5" w:rsidRDefault="00013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4E30E" w14:textId="77777777" w:rsidR="000136A5" w:rsidRDefault="000136A5">
      <w:r>
        <w:separator/>
      </w:r>
    </w:p>
  </w:footnote>
  <w:footnote w:type="continuationSeparator" w:id="0">
    <w:p w14:paraId="45F6A945" w14:textId="77777777" w:rsidR="000136A5" w:rsidRDefault="000136A5">
      <w:r>
        <w:continuationSeparator/>
      </w:r>
    </w:p>
  </w:footnote>
  <w:footnote w:id="1">
    <w:p w14:paraId="0B2EF567" w14:textId="77777777" w:rsidR="007C4D1F" w:rsidRDefault="009606D0">
      <w:pPr>
        <w:snapToGrid w:val="0"/>
        <w:jc w:val="both"/>
        <w:rPr>
          <w:sz w:val="18"/>
          <w:szCs w:val="18"/>
        </w:rPr>
      </w:pPr>
      <w:r>
        <w:rPr>
          <w:sz w:val="18"/>
          <w:szCs w:val="18"/>
          <w:vertAlign w:val="superscript"/>
        </w:rPr>
        <w:footnoteRef/>
      </w:r>
      <w:r>
        <w:rPr>
          <w:rFonts w:ascii="仿宋" w:eastAsia="仿宋" w:hAnsi="仿宋"/>
          <w:sz w:val="18"/>
          <w:szCs w:val="18"/>
        </w:rPr>
        <w:t xml:space="preserve"> 基金项目：【待补充：项目名称（项目号：……）】</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peng wang">
    <w15:presenceInfo w15:providerId="Windows Live" w15:userId="77e212b952e5d3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trackRevisions/>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2D1"/>
    <w:rsid w:val="000136A5"/>
    <w:rsid w:val="00051B1B"/>
    <w:rsid w:val="000E26D8"/>
    <w:rsid w:val="000F00B1"/>
    <w:rsid w:val="0014029E"/>
    <w:rsid w:val="001431B0"/>
    <w:rsid w:val="0017437F"/>
    <w:rsid w:val="00184074"/>
    <w:rsid w:val="00187F2C"/>
    <w:rsid w:val="00190CB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2F64DE"/>
    <w:rsid w:val="00323315"/>
    <w:rsid w:val="003439F0"/>
    <w:rsid w:val="003632B8"/>
    <w:rsid w:val="003C1078"/>
    <w:rsid w:val="003D35EE"/>
    <w:rsid w:val="003F2199"/>
    <w:rsid w:val="00403BF8"/>
    <w:rsid w:val="00414AF7"/>
    <w:rsid w:val="00425592"/>
    <w:rsid w:val="00445916"/>
    <w:rsid w:val="004474EB"/>
    <w:rsid w:val="00454F62"/>
    <w:rsid w:val="00461ED9"/>
    <w:rsid w:val="00486E30"/>
    <w:rsid w:val="004C3D45"/>
    <w:rsid w:val="004C40AA"/>
    <w:rsid w:val="004D26EB"/>
    <w:rsid w:val="004E7EA7"/>
    <w:rsid w:val="00577084"/>
    <w:rsid w:val="005B2CED"/>
    <w:rsid w:val="00634F2D"/>
    <w:rsid w:val="006509D7"/>
    <w:rsid w:val="00681A8E"/>
    <w:rsid w:val="00682C14"/>
    <w:rsid w:val="006B22D1"/>
    <w:rsid w:val="00706B23"/>
    <w:rsid w:val="00730139"/>
    <w:rsid w:val="007354A8"/>
    <w:rsid w:val="00742420"/>
    <w:rsid w:val="00781B3A"/>
    <w:rsid w:val="00784A9B"/>
    <w:rsid w:val="00794EC7"/>
    <w:rsid w:val="007A58A0"/>
    <w:rsid w:val="007C0ADC"/>
    <w:rsid w:val="007C2E52"/>
    <w:rsid w:val="007C4D1F"/>
    <w:rsid w:val="007C6A22"/>
    <w:rsid w:val="0081554C"/>
    <w:rsid w:val="008233F1"/>
    <w:rsid w:val="00866D28"/>
    <w:rsid w:val="00871D2F"/>
    <w:rsid w:val="008945A1"/>
    <w:rsid w:val="008B511C"/>
    <w:rsid w:val="008C2DF7"/>
    <w:rsid w:val="00905D08"/>
    <w:rsid w:val="009606D0"/>
    <w:rsid w:val="009656D2"/>
    <w:rsid w:val="00977FDA"/>
    <w:rsid w:val="00980188"/>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E0F6C"/>
    <w:rsid w:val="00BF2B18"/>
    <w:rsid w:val="00C262BB"/>
    <w:rsid w:val="00C43C1D"/>
    <w:rsid w:val="00C51728"/>
    <w:rsid w:val="00C87655"/>
    <w:rsid w:val="00CA5482"/>
    <w:rsid w:val="00CB4E49"/>
    <w:rsid w:val="00CD44CD"/>
    <w:rsid w:val="00D40F55"/>
    <w:rsid w:val="00D5648E"/>
    <w:rsid w:val="00D5726F"/>
    <w:rsid w:val="00D73E52"/>
    <w:rsid w:val="00D859C2"/>
    <w:rsid w:val="00D96D77"/>
    <w:rsid w:val="00D9775C"/>
    <w:rsid w:val="00DB59BB"/>
    <w:rsid w:val="00E101A9"/>
    <w:rsid w:val="00E24121"/>
    <w:rsid w:val="00E779F1"/>
    <w:rsid w:val="00EC2A89"/>
    <w:rsid w:val="00EC5EB0"/>
    <w:rsid w:val="00EF3C3D"/>
    <w:rsid w:val="00F02BBC"/>
    <w:rsid w:val="00F115AD"/>
    <w:rsid w:val="00F30DE0"/>
    <w:rsid w:val="00F536ED"/>
    <w:rsid w:val="00F53A23"/>
    <w:rsid w:val="00F566F6"/>
    <w:rsid w:val="00F56A81"/>
    <w:rsid w:val="00F90971"/>
    <w:rsid w:val="00FA67B8"/>
    <w:rsid w:val="00FA78EE"/>
    <w:rsid w:val="00FD6243"/>
    <w:rsid w:val="00FE65B5"/>
    <w:rsid w:val="00FF033D"/>
    <w:rsid w:val="00FF07A4"/>
    <w:rsid w:val="010B69E8"/>
    <w:rsid w:val="16B2725A"/>
    <w:rsid w:val="1F617319"/>
    <w:rsid w:val="29976824"/>
    <w:rsid w:val="43187AEE"/>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BFEFA5"/>
  <w15:docId w15:val="{EFE2CB06-1EC2-42A4-AFD4-05EA02F94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76" w:lineRule="auto"/>
    </w:pPr>
    <w:rPr>
      <w:sz w:val="19"/>
      <w:szCs w:val="19"/>
    </w:rPr>
  </w:style>
  <w:style w:type="paragraph" w:styleId="1">
    <w:name w:val="heading 1"/>
    <w:uiPriority w:val="9"/>
    <w:qFormat/>
    <w:pPr>
      <w:spacing w:line="276" w:lineRule="auto"/>
      <w:outlineLvl w:val="0"/>
    </w:pPr>
    <w:rPr>
      <w:color w:val="2E74B5"/>
      <w:sz w:val="32"/>
      <w:szCs w:val="32"/>
    </w:rPr>
  </w:style>
  <w:style w:type="paragraph" w:styleId="2">
    <w:name w:val="heading 2"/>
    <w:uiPriority w:val="9"/>
    <w:semiHidden/>
    <w:unhideWhenUsed/>
    <w:qFormat/>
    <w:pPr>
      <w:spacing w:line="276" w:lineRule="auto"/>
      <w:outlineLvl w:val="1"/>
    </w:pPr>
    <w:rPr>
      <w:color w:val="2E74B5"/>
      <w:sz w:val="26"/>
      <w:szCs w:val="26"/>
    </w:rPr>
  </w:style>
  <w:style w:type="paragraph" w:styleId="3">
    <w:name w:val="heading 3"/>
    <w:uiPriority w:val="9"/>
    <w:semiHidden/>
    <w:unhideWhenUsed/>
    <w:qFormat/>
    <w:pPr>
      <w:spacing w:line="276" w:lineRule="auto"/>
      <w:outlineLvl w:val="2"/>
    </w:pPr>
    <w:rPr>
      <w:color w:val="1F4D78"/>
      <w:sz w:val="24"/>
      <w:szCs w:val="24"/>
    </w:rPr>
  </w:style>
  <w:style w:type="paragraph" w:styleId="4">
    <w:name w:val="heading 4"/>
    <w:uiPriority w:val="9"/>
    <w:semiHidden/>
    <w:unhideWhenUsed/>
    <w:qFormat/>
    <w:pPr>
      <w:spacing w:line="276" w:lineRule="auto"/>
      <w:outlineLvl w:val="3"/>
    </w:pPr>
    <w:rPr>
      <w:i/>
      <w:iCs/>
      <w:color w:val="2E74B5"/>
      <w:sz w:val="19"/>
      <w:szCs w:val="19"/>
    </w:rPr>
  </w:style>
  <w:style w:type="paragraph" w:styleId="5">
    <w:name w:val="heading 5"/>
    <w:uiPriority w:val="9"/>
    <w:semiHidden/>
    <w:unhideWhenUsed/>
    <w:qFormat/>
    <w:pPr>
      <w:spacing w:line="276" w:lineRule="auto"/>
      <w:outlineLvl w:val="4"/>
    </w:pPr>
    <w:rPr>
      <w:color w:val="2E74B5"/>
      <w:sz w:val="19"/>
      <w:szCs w:val="19"/>
    </w:rPr>
  </w:style>
  <w:style w:type="paragraph" w:styleId="6">
    <w:name w:val="heading 6"/>
    <w:uiPriority w:val="9"/>
    <w:semiHidden/>
    <w:unhideWhenUsed/>
    <w:qFormat/>
    <w:pPr>
      <w:spacing w:line="276" w:lineRule="auto"/>
      <w:outlineLvl w:val="5"/>
    </w:pPr>
    <w:rPr>
      <w:color w:val="1F4D78"/>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style>
  <w:style w:type="paragraph" w:styleId="a4">
    <w:name w:val="endnote text"/>
    <w:link w:val="a5"/>
    <w:uiPriority w:val="99"/>
    <w:semiHidden/>
    <w:unhideWhenUsed/>
    <w:qFormat/>
  </w:style>
  <w:style w:type="paragraph" w:styleId="a6">
    <w:name w:val="footer"/>
    <w:basedOn w:val="a"/>
    <w:link w:val="a7"/>
    <w:uiPriority w:val="99"/>
    <w:unhideWhenUsed/>
    <w:qFormat/>
    <w:pPr>
      <w:tabs>
        <w:tab w:val="center" w:pos="4153"/>
        <w:tab w:val="right" w:pos="8306"/>
      </w:tabs>
      <w:snapToGrid w:val="0"/>
      <w:spacing w:line="240" w:lineRule="auto"/>
    </w:pPr>
    <w:rPr>
      <w:sz w:val="18"/>
      <w:szCs w:val="18"/>
    </w:rPr>
  </w:style>
  <w:style w:type="paragraph" w:styleId="a8">
    <w:name w:val="header"/>
    <w:basedOn w:val="a"/>
    <w:link w:val="a9"/>
    <w:uiPriority w:val="99"/>
    <w:unhideWhenUsed/>
    <w:qFormat/>
    <w:pPr>
      <w:tabs>
        <w:tab w:val="center" w:pos="4153"/>
        <w:tab w:val="right" w:pos="8306"/>
      </w:tabs>
      <w:snapToGrid w:val="0"/>
      <w:spacing w:line="240" w:lineRule="auto"/>
      <w:jc w:val="center"/>
    </w:pPr>
    <w:rPr>
      <w:sz w:val="18"/>
      <w:szCs w:val="18"/>
    </w:rPr>
  </w:style>
  <w:style w:type="paragraph" w:styleId="aa">
    <w:name w:val="footnote text"/>
    <w:link w:val="ab"/>
    <w:uiPriority w:val="99"/>
    <w:semiHidden/>
    <w:unhideWhenUsed/>
    <w:qFormat/>
  </w:style>
  <w:style w:type="paragraph" w:styleId="ac">
    <w:name w:val="Normal (Web)"/>
    <w:basedOn w:val="a"/>
    <w:uiPriority w:val="99"/>
    <w:semiHidden/>
    <w:unhideWhenUsed/>
    <w:qFormat/>
    <w:rPr>
      <w:sz w:val="24"/>
      <w:szCs w:val="24"/>
    </w:rPr>
  </w:style>
  <w:style w:type="paragraph" w:styleId="ad">
    <w:name w:val="Title"/>
    <w:uiPriority w:val="10"/>
    <w:qFormat/>
    <w:pPr>
      <w:spacing w:line="276" w:lineRule="auto"/>
    </w:pPr>
    <w:rPr>
      <w:sz w:val="56"/>
      <w:szCs w:val="56"/>
    </w:rPr>
  </w:style>
  <w:style w:type="character" w:styleId="ae">
    <w:name w:val="endnote reference"/>
    <w:uiPriority w:val="99"/>
    <w:semiHidden/>
    <w:unhideWhenUsed/>
    <w:qFormat/>
    <w:rPr>
      <w:vertAlign w:val="superscript"/>
    </w:rPr>
  </w:style>
  <w:style w:type="character" w:styleId="af">
    <w:name w:val="Hyperlink"/>
    <w:uiPriority w:val="99"/>
    <w:unhideWhenUsed/>
    <w:qFormat/>
    <w:rPr>
      <w:color w:val="0563C1"/>
      <w:u w:val="single"/>
    </w:rPr>
  </w:style>
  <w:style w:type="character" w:styleId="af0">
    <w:name w:val="footnote reference"/>
    <w:uiPriority w:val="99"/>
    <w:semiHidden/>
    <w:unhideWhenUsed/>
    <w:qFormat/>
    <w:rPr>
      <w:vertAlign w:val="superscript"/>
    </w:rPr>
  </w:style>
  <w:style w:type="paragraph" w:customStyle="1" w:styleId="10">
    <w:name w:val="要点1"/>
    <w:qFormat/>
    <w:pPr>
      <w:spacing w:line="276" w:lineRule="auto"/>
    </w:pPr>
    <w:rPr>
      <w:b/>
      <w:bCs/>
      <w:sz w:val="19"/>
      <w:szCs w:val="19"/>
    </w:rPr>
  </w:style>
  <w:style w:type="paragraph" w:styleId="af1">
    <w:name w:val="List Paragraph"/>
    <w:qFormat/>
    <w:pPr>
      <w:spacing w:line="276" w:lineRule="auto"/>
    </w:pPr>
    <w:rPr>
      <w:sz w:val="19"/>
      <w:szCs w:val="19"/>
    </w:rPr>
  </w:style>
  <w:style w:type="character" w:customStyle="1" w:styleId="ab">
    <w:name w:val="脚注文本 字符"/>
    <w:link w:val="aa"/>
    <w:uiPriority w:val="99"/>
    <w:semiHidden/>
    <w:unhideWhenUsed/>
    <w:qFormat/>
    <w:rPr>
      <w:sz w:val="20"/>
      <w:szCs w:val="20"/>
    </w:rPr>
  </w:style>
  <w:style w:type="character" w:customStyle="1" w:styleId="a5">
    <w:name w:val="尾注文本 字符"/>
    <w:link w:val="a4"/>
    <w:uiPriority w:val="99"/>
    <w:semiHidden/>
    <w:unhideWhenUsed/>
    <w:qFormat/>
    <w:rPr>
      <w:sz w:val="20"/>
      <w:szCs w:val="20"/>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customStyle="1" w:styleId="11">
    <w:name w:val="修订1"/>
    <w:hidden/>
    <w:uiPriority w:val="99"/>
    <w:unhideWhenUsed/>
    <w:qFormat/>
    <w:rPr>
      <w:sz w:val="19"/>
      <w:szCs w:val="19"/>
    </w:rPr>
  </w:style>
  <w:style w:type="character" w:styleId="af2">
    <w:name w:val="annotation reference"/>
    <w:basedOn w:val="a0"/>
    <w:uiPriority w:val="99"/>
    <w:semiHidden/>
    <w:unhideWhenUsed/>
    <w:rPr>
      <w:sz w:val="21"/>
      <w:szCs w:val="21"/>
    </w:rPr>
  </w:style>
  <w:style w:type="paragraph" w:styleId="af3">
    <w:name w:val="Revision"/>
    <w:hidden/>
    <w:uiPriority w:val="99"/>
    <w:unhideWhenUsed/>
    <w:rsid w:val="00DB59BB"/>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CDD78-3035-4116-A17A-5D6CE0EE5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13167</Words>
  <Characters>16328</Characters>
  <Application>Microsoft Office Word</Application>
  <DocSecurity>0</DocSecurity>
  <Lines>544</Lines>
  <Paragraphs>468</Paragraphs>
  <ScaleCrop>false</ScaleCrop>
  <Company/>
  <LinksUpToDate>false</LinksUpToDate>
  <CharactersWithSpaces>29027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zhanpeng wang</cp:lastModifiedBy>
  <cp:revision>3</cp:revision>
  <dcterms:created xsi:type="dcterms:W3CDTF">2026-09-24T09:52:00Z</dcterms:created>
  <dcterms:modified xsi:type="dcterms:W3CDTF">2026-09-26T07:17:00Z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eyJoZGlkIjoiMjYxMDdiZTAyZGZkZGNiNDE3NmY4NmY1Mjg2YTE3Y2MiLCJ1c2VySWQiOiIzODUyODM4NDQifQ==</vt:lpwstr>
  </property>
  <property fmtid="{D5CDD505-2E9C-101B-9397-08002B2CF9AE}" pid="3" name="KSOProductBuildVer">
    <vt:lpwstr>2052-12.1.0.28505</vt:lpwstr>
  </property>
  <property fmtid="{D5CDD505-2E9C-101B-9397-08002B2CF9AE}" pid="4" name="ICV">
    <vt:lpwstr>EE787D102D7E4EA7A8BC8772EDC44548_12</vt:lpwstr>
  </property>
</Properties>
</file>